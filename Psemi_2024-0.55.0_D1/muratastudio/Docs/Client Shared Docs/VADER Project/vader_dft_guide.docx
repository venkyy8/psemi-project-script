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38D94" w14:textId="0AAF614D" w:rsidR="008D2681" w:rsidRDefault="0031132D" w:rsidP="00C55DD7">
      <w:pPr>
        <w:pStyle w:val="Title"/>
        <w:rPr>
          <w:rStyle w:val="BookTitle"/>
          <w:b w:val="0"/>
          <w:bCs w:val="0"/>
          <w:i w:val="0"/>
          <w:iCs w:val="0"/>
          <w:spacing w:val="-10"/>
        </w:rPr>
      </w:pPr>
      <w:r>
        <w:rPr>
          <w:noProof/>
        </w:rPr>
        <w:drawing>
          <wp:inline distT="0" distB="0" distL="0" distR="0" wp14:anchorId="2D8AEC95" wp14:editId="3B672EA8">
            <wp:extent cx="3989551" cy="14097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608" cy="141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30D6" w14:textId="77777777" w:rsidR="008D2681" w:rsidRDefault="008D2681" w:rsidP="008D2681">
      <w:pPr>
        <w:pStyle w:val="Title"/>
        <w:jc w:val="left"/>
        <w:rPr>
          <w:rStyle w:val="BookTitle"/>
          <w:b w:val="0"/>
          <w:bCs w:val="0"/>
          <w:i w:val="0"/>
          <w:iCs w:val="0"/>
          <w:spacing w:val="-10"/>
        </w:rPr>
      </w:pPr>
    </w:p>
    <w:p w14:paraId="38BA7838" w14:textId="77777777" w:rsidR="008D2681" w:rsidRDefault="008D2681" w:rsidP="008D2681">
      <w:pPr>
        <w:pStyle w:val="Title"/>
        <w:jc w:val="left"/>
        <w:rPr>
          <w:rStyle w:val="BookTitle"/>
          <w:b w:val="0"/>
          <w:bCs w:val="0"/>
          <w:i w:val="0"/>
          <w:iCs w:val="0"/>
          <w:spacing w:val="-10"/>
        </w:rPr>
      </w:pPr>
    </w:p>
    <w:p w14:paraId="576CAA52" w14:textId="77777777" w:rsidR="008D2681" w:rsidRDefault="008D2681" w:rsidP="008D2681">
      <w:pPr>
        <w:pStyle w:val="Title"/>
        <w:jc w:val="left"/>
        <w:rPr>
          <w:rStyle w:val="BookTitle"/>
          <w:b w:val="0"/>
          <w:bCs w:val="0"/>
          <w:i w:val="0"/>
          <w:iCs w:val="0"/>
          <w:spacing w:val="-10"/>
        </w:rPr>
      </w:pPr>
    </w:p>
    <w:p w14:paraId="0B16D382" w14:textId="77777777" w:rsidR="008D2681" w:rsidRDefault="008D2681" w:rsidP="008D2681">
      <w:pPr>
        <w:pStyle w:val="Title"/>
        <w:jc w:val="left"/>
        <w:rPr>
          <w:rStyle w:val="BookTitle"/>
          <w:b w:val="0"/>
          <w:bCs w:val="0"/>
          <w:i w:val="0"/>
          <w:iCs w:val="0"/>
          <w:spacing w:val="-10"/>
        </w:rPr>
      </w:pPr>
    </w:p>
    <w:p w14:paraId="715D0F27" w14:textId="77777777" w:rsidR="0031132D" w:rsidRDefault="0031132D" w:rsidP="008D2681">
      <w:pPr>
        <w:pStyle w:val="Title"/>
        <w:rPr>
          <w:rStyle w:val="BookTitle"/>
          <w:b w:val="0"/>
          <w:bCs w:val="0"/>
          <w:i w:val="0"/>
          <w:iCs w:val="0"/>
          <w:spacing w:val="-10"/>
        </w:rPr>
      </w:pPr>
    </w:p>
    <w:p w14:paraId="238374B5" w14:textId="77777777" w:rsidR="0031132D" w:rsidRDefault="0031132D" w:rsidP="008D2681">
      <w:pPr>
        <w:pStyle w:val="Title"/>
        <w:rPr>
          <w:rStyle w:val="BookTitle"/>
          <w:b w:val="0"/>
          <w:bCs w:val="0"/>
          <w:i w:val="0"/>
          <w:iCs w:val="0"/>
          <w:spacing w:val="-10"/>
        </w:rPr>
      </w:pPr>
    </w:p>
    <w:p w14:paraId="500EEB0A" w14:textId="051A03FB" w:rsidR="00DA2FB9" w:rsidRDefault="00734DAA" w:rsidP="008D2681">
      <w:pPr>
        <w:pStyle w:val="Title"/>
        <w:rPr>
          <w:rStyle w:val="BookTitle"/>
          <w:b w:val="0"/>
          <w:bCs w:val="0"/>
          <w:i w:val="0"/>
          <w:iCs w:val="0"/>
          <w:spacing w:val="-10"/>
        </w:rPr>
      </w:pPr>
      <w:r>
        <w:rPr>
          <w:rStyle w:val="BookTitle"/>
          <w:b w:val="0"/>
          <w:bCs w:val="0"/>
          <w:i w:val="0"/>
          <w:iCs w:val="0"/>
          <w:spacing w:val="-10"/>
        </w:rPr>
        <w:t>Vader</w:t>
      </w:r>
      <w:r w:rsidR="00D17F5C">
        <w:rPr>
          <w:rStyle w:val="BookTitle"/>
          <w:b w:val="0"/>
          <w:bCs w:val="0"/>
          <w:i w:val="0"/>
          <w:iCs w:val="0"/>
          <w:spacing w:val="-10"/>
        </w:rPr>
        <w:t xml:space="preserve"> </w:t>
      </w:r>
      <w:r w:rsidR="00282B9A">
        <w:rPr>
          <w:rStyle w:val="BookTitle"/>
          <w:b w:val="0"/>
          <w:bCs w:val="0"/>
          <w:i w:val="0"/>
          <w:iCs w:val="0"/>
          <w:spacing w:val="-10"/>
        </w:rPr>
        <w:t xml:space="preserve">Digital </w:t>
      </w:r>
      <w:r w:rsidR="00D17F5C">
        <w:rPr>
          <w:rStyle w:val="BookTitle"/>
          <w:b w:val="0"/>
          <w:bCs w:val="0"/>
          <w:i w:val="0"/>
          <w:iCs w:val="0"/>
          <w:spacing w:val="-10"/>
        </w:rPr>
        <w:t>D</w:t>
      </w:r>
      <w:r w:rsidR="00731755">
        <w:rPr>
          <w:rStyle w:val="BookTitle"/>
          <w:b w:val="0"/>
          <w:bCs w:val="0"/>
          <w:i w:val="0"/>
          <w:iCs w:val="0"/>
          <w:spacing w:val="-10"/>
        </w:rPr>
        <w:t>FT Guide</w:t>
      </w:r>
    </w:p>
    <w:p w14:paraId="3AB336AD" w14:textId="1BCF792C" w:rsidR="000A5464" w:rsidRDefault="000A546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688236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FBB852" w14:textId="036E18DB" w:rsidR="000A5464" w:rsidRDefault="000A5464">
          <w:pPr>
            <w:pStyle w:val="TOCHeading"/>
          </w:pPr>
          <w:r>
            <w:t>Contents</w:t>
          </w:r>
        </w:p>
        <w:p w14:paraId="4F14584B" w14:textId="2C7C37AF" w:rsidR="00676BEC" w:rsidRDefault="000A5464" w:rsidP="00676BEC">
          <w:pPr>
            <w:pStyle w:val="TOC1"/>
            <w:rPr>
              <w:ins w:id="1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2" w:author="Robert Macomber" w:date="2023-08-28T13:05:00Z">
            <w:r w:rsidR="00676BEC" w:rsidRPr="00E6351B">
              <w:rPr>
                <w:rStyle w:val="Hyperlink"/>
                <w:noProof/>
              </w:rPr>
              <w:fldChar w:fldCharType="begin"/>
            </w:r>
            <w:r w:rsidR="00676BEC" w:rsidRPr="00E6351B">
              <w:rPr>
                <w:rStyle w:val="Hyperlink"/>
                <w:noProof/>
              </w:rPr>
              <w:instrText xml:space="preserve"> </w:instrText>
            </w:r>
            <w:r w:rsidR="00676BEC">
              <w:rPr>
                <w:noProof/>
              </w:rPr>
              <w:instrText>HYPERLINK \l "_Toc144120375"</w:instrText>
            </w:r>
            <w:r w:rsidR="00676BEC" w:rsidRPr="00E6351B">
              <w:rPr>
                <w:rStyle w:val="Hyperlink"/>
                <w:noProof/>
              </w:rPr>
              <w:instrText xml:space="preserve"> </w:instrText>
            </w:r>
            <w:r w:rsidR="00676BEC" w:rsidRPr="00E6351B">
              <w:rPr>
                <w:rStyle w:val="Hyperlink"/>
                <w:noProof/>
              </w:rPr>
            </w:r>
            <w:r w:rsidR="00676BEC" w:rsidRPr="00E6351B">
              <w:rPr>
                <w:rStyle w:val="Hyperlink"/>
                <w:noProof/>
              </w:rPr>
              <w:fldChar w:fldCharType="separate"/>
            </w:r>
            <w:r w:rsidR="00676BEC" w:rsidRPr="00E6351B">
              <w:rPr>
                <w:rStyle w:val="Hyperlink"/>
                <w:noProof/>
              </w:rPr>
              <w:t>1.</w:t>
            </w:r>
            <w:r w:rsidR="00676BEC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676BEC" w:rsidRPr="00E6351B">
              <w:rPr>
                <w:rStyle w:val="Hyperlink"/>
                <w:noProof/>
              </w:rPr>
              <w:t>Overview</w:t>
            </w:r>
            <w:r w:rsidR="00676BEC">
              <w:rPr>
                <w:noProof/>
                <w:webHidden/>
              </w:rPr>
              <w:tab/>
            </w:r>
            <w:r w:rsidR="00676BEC">
              <w:rPr>
                <w:noProof/>
                <w:webHidden/>
              </w:rPr>
              <w:fldChar w:fldCharType="begin"/>
            </w:r>
            <w:r w:rsidR="00676BEC">
              <w:rPr>
                <w:noProof/>
                <w:webHidden/>
              </w:rPr>
              <w:instrText xml:space="preserve"> PAGEREF _Toc144120375 \h </w:instrText>
            </w:r>
          </w:ins>
          <w:r w:rsidR="00676BEC">
            <w:rPr>
              <w:noProof/>
              <w:webHidden/>
            </w:rPr>
          </w:r>
          <w:r w:rsidR="00676BEC">
            <w:rPr>
              <w:noProof/>
              <w:webHidden/>
            </w:rPr>
            <w:fldChar w:fldCharType="separate"/>
          </w:r>
          <w:ins w:id="3" w:author="Robert Macomber" w:date="2023-08-28T13:05:00Z">
            <w:r w:rsidR="00676BEC">
              <w:rPr>
                <w:noProof/>
                <w:webHidden/>
              </w:rPr>
              <w:t>4</w:t>
            </w:r>
            <w:r w:rsidR="00676BEC">
              <w:rPr>
                <w:noProof/>
                <w:webHidden/>
              </w:rPr>
              <w:fldChar w:fldCharType="end"/>
            </w:r>
            <w:r w:rsidR="00676BEC" w:rsidRPr="00E6351B">
              <w:rPr>
                <w:rStyle w:val="Hyperlink"/>
                <w:noProof/>
              </w:rPr>
              <w:fldChar w:fldCharType="end"/>
            </w:r>
          </w:ins>
        </w:p>
        <w:p w14:paraId="5A8C0C50" w14:textId="59B56156" w:rsidR="00676BEC" w:rsidRDefault="00676BEC" w:rsidP="00676BEC">
          <w:pPr>
            <w:pStyle w:val="TOC1"/>
            <w:rPr>
              <w:ins w:id="4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5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"_Toc144120376"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_Toc144120376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" w:author="Robert Macomber" w:date="2023-08-28T13:0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49C13573" w14:textId="1B7F1B79" w:rsidR="00676BEC" w:rsidRDefault="00676BEC">
          <w:pPr>
            <w:pStyle w:val="TOC2"/>
            <w:tabs>
              <w:tab w:val="left" w:pos="880"/>
              <w:tab w:val="right" w:leader="dot" w:pos="10070"/>
            </w:tabs>
            <w:rPr>
              <w:ins w:id="7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8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"_Toc144120377"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I</w:t>
            </w:r>
            <w:r w:rsidRPr="00E6351B">
              <w:rPr>
                <w:rStyle w:val="Hyperlink"/>
                <w:noProof/>
                <w:vertAlign w:val="superscript"/>
              </w:rPr>
              <w:t>2</w:t>
            </w:r>
            <w:r w:rsidRPr="00E6351B">
              <w:rPr>
                <w:rStyle w:val="Hyperlink"/>
                <w:noProof/>
              </w:rPr>
              <w:t>C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_Toc144120377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" w:author="Robert Macomber" w:date="2023-08-28T13:0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142C5532" w14:textId="01F6E1B8" w:rsidR="00676BEC" w:rsidRDefault="00676BEC">
          <w:pPr>
            <w:pStyle w:val="TOC2"/>
            <w:tabs>
              <w:tab w:val="left" w:pos="880"/>
              <w:tab w:val="right" w:leader="dot" w:pos="10070"/>
            </w:tabs>
            <w:rPr>
              <w:ins w:id="10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11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"_Toc144120378"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Vader Register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_Toc144120378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2" w:author="Robert Macomber" w:date="2023-08-28T13:0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03CD1F88" w14:textId="38552E78" w:rsidR="00676BEC" w:rsidRDefault="00676BEC">
          <w:pPr>
            <w:pStyle w:val="TOC2"/>
            <w:tabs>
              <w:tab w:val="left" w:pos="880"/>
              <w:tab w:val="right" w:leader="dot" w:pos="10070"/>
            </w:tabs>
            <w:rPr>
              <w:ins w:id="13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14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"_Toc144120379"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Vader Digital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_Toc144120379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5" w:author="Robert Macomber" w:date="2023-08-28T13:0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6F3F5901" w14:textId="6B320238" w:rsidR="00676BEC" w:rsidRDefault="00676BEC">
          <w:pPr>
            <w:pStyle w:val="TOC2"/>
            <w:tabs>
              <w:tab w:val="left" w:pos="880"/>
              <w:tab w:val="right" w:leader="dot" w:pos="10070"/>
            </w:tabs>
            <w:rPr>
              <w:ins w:id="16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17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"_Toc144120380"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eMemory OTP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_Toc144120380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8" w:author="Robert Macomber" w:date="2023-08-28T13:05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6C4668D5" w14:textId="6D41347C" w:rsidR="00676BEC" w:rsidRDefault="00676BEC" w:rsidP="00676BEC">
          <w:pPr>
            <w:pStyle w:val="TOC1"/>
            <w:rPr>
              <w:ins w:id="19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20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"_Toc144120381"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Terminology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_Toc144120381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1" w:author="Robert Macomber" w:date="2023-08-28T13:05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64309BC1" w14:textId="7D185179" w:rsidR="00676BEC" w:rsidRDefault="00676BEC" w:rsidP="00676BEC">
          <w:pPr>
            <w:pStyle w:val="TOC1"/>
            <w:rPr>
              <w:ins w:id="22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23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"_Toc144120382"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I</w:t>
            </w:r>
            <w:r w:rsidRPr="00E6351B">
              <w:rPr>
                <w:rStyle w:val="Hyperlink"/>
                <w:noProof/>
                <w:vertAlign w:val="superscript"/>
              </w:rPr>
              <w:t>2</w:t>
            </w:r>
            <w:r w:rsidRPr="00E6351B">
              <w:rPr>
                <w:rStyle w:val="Hyperlink"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_Toc144120382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4" w:author="Robert Macomber" w:date="2023-08-28T13:05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37D41601" w14:textId="2D130358" w:rsidR="00676BEC" w:rsidRDefault="00676BEC" w:rsidP="00676BEC">
          <w:pPr>
            <w:pStyle w:val="TOC1"/>
            <w:rPr>
              <w:ins w:id="25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26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"_Toc144120383"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Scan ATPG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_Toc144120383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7" w:author="Robert Macomber" w:date="2023-08-28T13:05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5E5CE480" w14:textId="4252121E" w:rsidR="00676BEC" w:rsidRDefault="00676BEC" w:rsidP="00676BEC">
          <w:pPr>
            <w:pStyle w:val="TOC1"/>
            <w:rPr>
              <w:ins w:id="28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29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"_Toc144120384"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Shadow Registers and OTP Data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_Toc144120384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0" w:author="Robert Macomber" w:date="2023-08-28T13:05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2CB6EEEC" w14:textId="0659DFB8" w:rsidR="00676BEC" w:rsidRDefault="00676BEC">
          <w:pPr>
            <w:pStyle w:val="TOC2"/>
            <w:tabs>
              <w:tab w:val="left" w:pos="880"/>
              <w:tab w:val="right" w:leader="dot" w:pos="10070"/>
            </w:tabs>
            <w:rPr>
              <w:ins w:id="31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32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"_Toc144120385"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6.1.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Page Loading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_Toc144120385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3" w:author="Robert Macomber" w:date="2023-08-28T13:05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00F8A735" w14:textId="24C8CC64" w:rsidR="00676BEC" w:rsidRDefault="00676BEC" w:rsidP="00676BEC">
          <w:pPr>
            <w:pStyle w:val="TOC1"/>
            <w:rPr>
              <w:ins w:id="34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35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"_Toc144120386"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OTP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_Toc144120386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6" w:author="Robert Macomber" w:date="2023-08-28T13:05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5E335D11" w14:textId="1A839748" w:rsidR="00676BEC" w:rsidRDefault="00676BEC">
          <w:pPr>
            <w:pStyle w:val="TOC2"/>
            <w:tabs>
              <w:tab w:val="left" w:pos="880"/>
              <w:tab w:val="right" w:leader="dot" w:pos="10070"/>
            </w:tabs>
            <w:rPr>
              <w:ins w:id="37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38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"_Toc144120387"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7.1.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Reload Shadow Registers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_Toc144120387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9" w:author="Robert Macomber" w:date="2023-08-28T13:05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73863395" w14:textId="6AC58750" w:rsidR="00676BEC" w:rsidRDefault="00676BEC">
          <w:pPr>
            <w:pStyle w:val="TOC3"/>
            <w:tabs>
              <w:tab w:val="left" w:pos="1320"/>
              <w:tab w:val="right" w:leader="dot" w:pos="10070"/>
            </w:tabs>
            <w:rPr>
              <w:ins w:id="40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41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"_Toc144120388"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7.1.1.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Reload Test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_Toc144120388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2" w:author="Robert Macomber" w:date="2023-08-28T13:05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7E75E1B2" w14:textId="0E159740" w:rsidR="00676BEC" w:rsidRDefault="00676BEC">
          <w:pPr>
            <w:pStyle w:val="TOC2"/>
            <w:tabs>
              <w:tab w:val="left" w:pos="880"/>
              <w:tab w:val="right" w:leader="dot" w:pos="10070"/>
            </w:tabs>
            <w:rPr>
              <w:ins w:id="43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44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"_Toc144120389"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7.2.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Read OTP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_Toc144120389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5" w:author="Robert Macomber" w:date="2023-08-28T13:05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0B607290" w14:textId="741D1E81" w:rsidR="00676BEC" w:rsidRDefault="00676BEC">
          <w:pPr>
            <w:pStyle w:val="TOC3"/>
            <w:tabs>
              <w:tab w:val="left" w:pos="1320"/>
              <w:tab w:val="right" w:leader="dot" w:pos="10070"/>
            </w:tabs>
            <w:rPr>
              <w:ins w:id="46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47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"_Toc144120390"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7.2.1.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Read OTP Test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_Toc144120390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8" w:author="Robert Macomber" w:date="2023-08-28T13:05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0E17AC66" w14:textId="51563FDF" w:rsidR="00676BEC" w:rsidRDefault="00676BEC">
          <w:pPr>
            <w:pStyle w:val="TOC2"/>
            <w:tabs>
              <w:tab w:val="left" w:pos="880"/>
              <w:tab w:val="right" w:leader="dot" w:pos="10070"/>
            </w:tabs>
            <w:rPr>
              <w:ins w:id="49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50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"_Toc144120391"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7.3.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Write OTP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_Toc144120391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1" w:author="Robert Macomber" w:date="2023-08-28T13:05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3D3D6D5E" w14:textId="43FD69A1" w:rsidR="00676BEC" w:rsidRDefault="00676BEC">
          <w:pPr>
            <w:pStyle w:val="TOC3"/>
            <w:tabs>
              <w:tab w:val="left" w:pos="1320"/>
              <w:tab w:val="right" w:leader="dot" w:pos="10070"/>
            </w:tabs>
            <w:rPr>
              <w:ins w:id="52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53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"_Toc144120392"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7.3.1.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Write OTP Test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_Toc144120392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4" w:author="Robert Macomber" w:date="2023-08-28T13:05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78997E58" w14:textId="06C2F7D5" w:rsidR="00676BEC" w:rsidRDefault="00676BEC">
          <w:pPr>
            <w:pStyle w:val="TOC2"/>
            <w:tabs>
              <w:tab w:val="left" w:pos="880"/>
              <w:tab w:val="right" w:leader="dot" w:pos="10070"/>
            </w:tabs>
            <w:rPr>
              <w:ins w:id="55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56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"_Toc144120393"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7.4.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Committing Shadow Registers to OTP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_Toc144120393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7" w:author="Robert Macomber" w:date="2023-08-28T13:05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3390F5F3" w14:textId="4B996138" w:rsidR="00676BEC" w:rsidRDefault="00676BEC" w:rsidP="00676BEC">
          <w:pPr>
            <w:pStyle w:val="TOC1"/>
            <w:rPr>
              <w:ins w:id="58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59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"_Toc144120394"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Test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_Toc144120394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0" w:author="Robert Macomber" w:date="2023-08-28T13:05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5B38280B" w14:textId="6A71FAD6" w:rsidR="00676BEC" w:rsidRDefault="00676BEC">
          <w:pPr>
            <w:pStyle w:val="TOC2"/>
            <w:tabs>
              <w:tab w:val="left" w:pos="880"/>
              <w:tab w:val="right" w:leader="dot" w:pos="10070"/>
            </w:tabs>
            <w:rPr>
              <w:ins w:id="61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62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"_Toc144120395"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8.1.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Analog Test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_Toc144120395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3" w:author="Robert Macomber" w:date="2023-08-28T13:05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146513C0" w14:textId="162F1E6E" w:rsidR="00676BEC" w:rsidRDefault="00676BEC">
          <w:pPr>
            <w:pStyle w:val="TOC2"/>
            <w:tabs>
              <w:tab w:val="left" w:pos="880"/>
              <w:tab w:val="right" w:leader="dot" w:pos="10070"/>
            </w:tabs>
            <w:rPr>
              <w:ins w:id="64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65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"_Toc144120396"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8.2.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Overriding Digital-to-Analog Output Signals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_Toc144120396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6" w:author="Robert Macomber" w:date="2023-08-28T13:05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04B379DB" w14:textId="3C016583" w:rsidR="00676BEC" w:rsidRDefault="00676BEC">
          <w:pPr>
            <w:pStyle w:val="TOC2"/>
            <w:tabs>
              <w:tab w:val="left" w:pos="880"/>
              <w:tab w:val="right" w:leader="dot" w:pos="10070"/>
            </w:tabs>
            <w:rPr>
              <w:ins w:id="67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68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"_Toc144120397"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8.3.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Forcing State Machines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_Toc144120397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9" w:author="Robert Macomber" w:date="2023-08-28T13:05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74567683" w14:textId="01EFD2A2" w:rsidR="00676BEC" w:rsidRDefault="00676BEC">
          <w:pPr>
            <w:pStyle w:val="TOC2"/>
            <w:tabs>
              <w:tab w:val="left" w:pos="880"/>
              <w:tab w:val="right" w:leader="dot" w:pos="10070"/>
            </w:tabs>
            <w:rPr>
              <w:ins w:id="70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71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"_Toc144120398"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8.4.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Diagnostic Digital Mux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_Toc144120398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2" w:author="Robert Macomber" w:date="2023-08-28T13:05:00Z"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340D6305" w14:textId="5AA7DBBE" w:rsidR="00676BEC" w:rsidRDefault="00676BEC" w:rsidP="00676BEC">
          <w:pPr>
            <w:pStyle w:val="TOC1"/>
            <w:rPr>
              <w:ins w:id="73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74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"_Toc144120399"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C Code to Calculate Error Correction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_Toc144120399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5" w:author="Robert Macomber" w:date="2023-08-28T13:05:00Z"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009C9228" w14:textId="59C5E01F" w:rsidR="00676BEC" w:rsidRDefault="00676BEC" w:rsidP="00676BEC">
          <w:pPr>
            <w:pStyle w:val="TOC1"/>
            <w:rPr>
              <w:ins w:id="76" w:author="Robert Macomber" w:date="2023-08-28T13:05:00Z"/>
              <w:rFonts w:eastAsiaTheme="minorEastAsia"/>
              <w:noProof/>
              <w:kern w:val="2"/>
              <w14:ligatures w14:val="standardContextual"/>
            </w:rPr>
          </w:pPr>
          <w:ins w:id="77" w:author="Robert Macomber" w:date="2023-08-28T13:05:00Z">
            <w:r w:rsidRPr="00E6351B">
              <w:rPr>
                <w:rStyle w:val="Hyperlink"/>
                <w:noProof/>
              </w:rPr>
              <w:fldChar w:fldCharType="begin"/>
            </w:r>
            <w:r w:rsidRPr="00E6351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"_Toc144120400"</w:instrText>
            </w:r>
            <w:r w:rsidRPr="00E6351B">
              <w:rPr>
                <w:rStyle w:val="Hyperlink"/>
                <w:noProof/>
              </w:rPr>
              <w:instrText xml:space="preserve"> </w:instrText>
            </w:r>
            <w:r w:rsidRPr="00E6351B">
              <w:rPr>
                <w:rStyle w:val="Hyperlink"/>
                <w:noProof/>
              </w:rPr>
            </w:r>
            <w:r w:rsidRPr="00E6351B">
              <w:rPr>
                <w:rStyle w:val="Hyperlink"/>
                <w:noProof/>
              </w:rPr>
              <w:fldChar w:fldCharType="separate"/>
            </w:r>
            <w:r w:rsidRPr="00E6351B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E6351B">
              <w:rPr>
                <w:rStyle w:val="Hyperlink"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_Toc144120400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8" w:author="Robert Macomber" w:date="2023-08-28T13:05:00Z"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  <w:r w:rsidRPr="00E6351B">
              <w:rPr>
                <w:rStyle w:val="Hyperlink"/>
                <w:noProof/>
              </w:rPr>
              <w:fldChar w:fldCharType="end"/>
            </w:r>
          </w:ins>
        </w:p>
        <w:p w14:paraId="181D8E37" w14:textId="119FCC1F" w:rsidR="009759C0" w:rsidDel="00676BEC" w:rsidRDefault="009759C0">
          <w:pPr>
            <w:pStyle w:val="TOC1"/>
            <w:rPr>
              <w:del w:id="79" w:author="Robert Macomber" w:date="2023-08-28T13:05:00Z"/>
              <w:rFonts w:eastAsiaTheme="minorEastAsia"/>
              <w:noProof/>
            </w:rPr>
          </w:pPr>
          <w:del w:id="80" w:author="Robert Macomber" w:date="2023-08-28T13:05:00Z">
            <w:r w:rsidRPr="00676BEC" w:rsidDel="00676BEC">
              <w:rPr>
                <w:noProof/>
              </w:rPr>
              <w:delText>1.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Overview</w:delText>
            </w:r>
            <w:r w:rsidDel="00676BEC">
              <w:rPr>
                <w:noProof/>
                <w:webHidden/>
              </w:rPr>
              <w:tab/>
              <w:delText>4</w:delText>
            </w:r>
          </w:del>
        </w:p>
        <w:p w14:paraId="40E59325" w14:textId="11CE0E27" w:rsidR="009759C0" w:rsidDel="00676BEC" w:rsidRDefault="009759C0">
          <w:pPr>
            <w:pStyle w:val="TOC1"/>
            <w:rPr>
              <w:del w:id="81" w:author="Robert Macomber" w:date="2023-08-28T13:05:00Z"/>
              <w:rFonts w:eastAsiaTheme="minorEastAsia"/>
              <w:noProof/>
            </w:rPr>
          </w:pPr>
          <w:del w:id="82" w:author="Robert Macomber" w:date="2023-08-28T13:05:00Z">
            <w:r w:rsidRPr="00676BEC" w:rsidDel="00676BEC">
              <w:rPr>
                <w:noProof/>
              </w:rPr>
              <w:delText>2.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References</w:delText>
            </w:r>
            <w:r w:rsidDel="00676BEC">
              <w:rPr>
                <w:noProof/>
                <w:webHidden/>
              </w:rPr>
              <w:tab/>
              <w:delText>5</w:delText>
            </w:r>
          </w:del>
        </w:p>
        <w:p w14:paraId="424AD100" w14:textId="758B3FC4" w:rsidR="009759C0" w:rsidDel="00676BEC" w:rsidRDefault="009759C0">
          <w:pPr>
            <w:pStyle w:val="TOC2"/>
            <w:tabs>
              <w:tab w:val="left" w:pos="880"/>
              <w:tab w:val="right" w:leader="dot" w:pos="10070"/>
            </w:tabs>
            <w:rPr>
              <w:del w:id="83" w:author="Robert Macomber" w:date="2023-08-28T13:05:00Z"/>
              <w:rFonts w:eastAsiaTheme="minorEastAsia"/>
              <w:noProof/>
            </w:rPr>
          </w:pPr>
          <w:del w:id="84" w:author="Robert Macomber" w:date="2023-08-28T13:05:00Z">
            <w:r w:rsidRPr="00676BEC" w:rsidDel="00676BEC">
              <w:rPr>
                <w:noProof/>
              </w:rPr>
              <w:delText>2.1.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I2C specification</w:delText>
            </w:r>
            <w:r w:rsidDel="00676BEC">
              <w:rPr>
                <w:noProof/>
                <w:webHidden/>
              </w:rPr>
              <w:tab/>
              <w:delText>5</w:delText>
            </w:r>
          </w:del>
        </w:p>
        <w:p w14:paraId="4B40CFAE" w14:textId="2E0E5081" w:rsidR="009759C0" w:rsidDel="00676BEC" w:rsidRDefault="009759C0">
          <w:pPr>
            <w:pStyle w:val="TOC2"/>
            <w:tabs>
              <w:tab w:val="left" w:pos="880"/>
              <w:tab w:val="right" w:leader="dot" w:pos="10070"/>
            </w:tabs>
            <w:rPr>
              <w:del w:id="85" w:author="Robert Macomber" w:date="2023-08-28T13:05:00Z"/>
              <w:rFonts w:eastAsiaTheme="minorEastAsia"/>
              <w:noProof/>
            </w:rPr>
          </w:pPr>
          <w:del w:id="86" w:author="Robert Macomber" w:date="2023-08-28T13:05:00Z">
            <w:r w:rsidRPr="00676BEC" w:rsidDel="00676BEC">
              <w:rPr>
                <w:noProof/>
              </w:rPr>
              <w:delText>2.2.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Vader Register Map</w:delText>
            </w:r>
            <w:r w:rsidDel="00676BEC">
              <w:rPr>
                <w:noProof/>
                <w:webHidden/>
              </w:rPr>
              <w:tab/>
              <w:delText>5</w:delText>
            </w:r>
          </w:del>
        </w:p>
        <w:p w14:paraId="106C2885" w14:textId="233F8CC7" w:rsidR="009759C0" w:rsidDel="00676BEC" w:rsidRDefault="009759C0">
          <w:pPr>
            <w:pStyle w:val="TOC2"/>
            <w:tabs>
              <w:tab w:val="left" w:pos="880"/>
              <w:tab w:val="right" w:leader="dot" w:pos="10070"/>
            </w:tabs>
            <w:rPr>
              <w:del w:id="87" w:author="Robert Macomber" w:date="2023-08-28T13:05:00Z"/>
              <w:rFonts w:eastAsiaTheme="minorEastAsia"/>
              <w:noProof/>
            </w:rPr>
          </w:pPr>
          <w:del w:id="88" w:author="Robert Macomber" w:date="2023-08-28T13:05:00Z">
            <w:r w:rsidRPr="00676BEC" w:rsidDel="00676BEC">
              <w:rPr>
                <w:noProof/>
              </w:rPr>
              <w:delText>2.3.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Vader Digital Specification</w:delText>
            </w:r>
            <w:r w:rsidDel="00676BEC">
              <w:rPr>
                <w:noProof/>
                <w:webHidden/>
              </w:rPr>
              <w:tab/>
              <w:delText>5</w:delText>
            </w:r>
          </w:del>
        </w:p>
        <w:p w14:paraId="205B35C8" w14:textId="01E89233" w:rsidR="009759C0" w:rsidDel="00676BEC" w:rsidRDefault="009759C0">
          <w:pPr>
            <w:pStyle w:val="TOC2"/>
            <w:tabs>
              <w:tab w:val="left" w:pos="880"/>
              <w:tab w:val="right" w:leader="dot" w:pos="10070"/>
            </w:tabs>
            <w:rPr>
              <w:del w:id="89" w:author="Robert Macomber" w:date="2023-08-28T13:05:00Z"/>
              <w:rFonts w:eastAsiaTheme="minorEastAsia"/>
              <w:noProof/>
            </w:rPr>
          </w:pPr>
          <w:del w:id="90" w:author="Robert Macomber" w:date="2023-08-28T13:05:00Z">
            <w:r w:rsidRPr="00676BEC" w:rsidDel="00676BEC">
              <w:rPr>
                <w:noProof/>
              </w:rPr>
              <w:delText>2.4.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eMemory OTP Documents</w:delText>
            </w:r>
            <w:r w:rsidDel="00676BEC">
              <w:rPr>
                <w:noProof/>
                <w:webHidden/>
              </w:rPr>
              <w:tab/>
              <w:delText>5</w:delText>
            </w:r>
          </w:del>
        </w:p>
        <w:p w14:paraId="662B0DB9" w14:textId="3AD7FF7B" w:rsidR="009759C0" w:rsidDel="00676BEC" w:rsidRDefault="009759C0">
          <w:pPr>
            <w:pStyle w:val="TOC1"/>
            <w:rPr>
              <w:del w:id="91" w:author="Robert Macomber" w:date="2023-08-28T13:05:00Z"/>
              <w:rFonts w:eastAsiaTheme="minorEastAsia"/>
              <w:noProof/>
            </w:rPr>
          </w:pPr>
          <w:del w:id="92" w:author="Robert Macomber" w:date="2023-08-28T13:05:00Z">
            <w:r w:rsidRPr="00676BEC" w:rsidDel="00676BEC">
              <w:rPr>
                <w:noProof/>
              </w:rPr>
              <w:lastRenderedPageBreak/>
              <w:delText>3.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I2C</w:delText>
            </w:r>
            <w:r w:rsidDel="00676BEC">
              <w:rPr>
                <w:noProof/>
                <w:webHidden/>
              </w:rPr>
              <w:tab/>
              <w:delText>6</w:delText>
            </w:r>
          </w:del>
        </w:p>
        <w:p w14:paraId="1CBA6AC5" w14:textId="217A3B45" w:rsidR="009759C0" w:rsidDel="00676BEC" w:rsidRDefault="009759C0">
          <w:pPr>
            <w:pStyle w:val="TOC1"/>
            <w:rPr>
              <w:del w:id="93" w:author="Robert Macomber" w:date="2023-08-28T13:05:00Z"/>
              <w:rFonts w:eastAsiaTheme="minorEastAsia"/>
              <w:noProof/>
            </w:rPr>
          </w:pPr>
          <w:del w:id="94" w:author="Robert Macomber" w:date="2023-08-28T13:05:00Z">
            <w:r w:rsidRPr="00676BEC" w:rsidDel="00676BEC">
              <w:rPr>
                <w:noProof/>
              </w:rPr>
              <w:delText>4.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Scan ATPG</w:delText>
            </w:r>
            <w:r w:rsidDel="00676BEC">
              <w:rPr>
                <w:noProof/>
                <w:webHidden/>
              </w:rPr>
              <w:tab/>
              <w:delText>8</w:delText>
            </w:r>
          </w:del>
        </w:p>
        <w:p w14:paraId="369EC502" w14:textId="5C0320DD" w:rsidR="009759C0" w:rsidDel="00676BEC" w:rsidRDefault="009759C0">
          <w:pPr>
            <w:pStyle w:val="TOC1"/>
            <w:rPr>
              <w:del w:id="95" w:author="Robert Macomber" w:date="2023-08-28T13:05:00Z"/>
              <w:rFonts w:eastAsiaTheme="minorEastAsia"/>
              <w:noProof/>
            </w:rPr>
          </w:pPr>
          <w:del w:id="96" w:author="Robert Macomber" w:date="2023-08-28T13:05:00Z">
            <w:r w:rsidRPr="00676BEC" w:rsidDel="00676BEC">
              <w:rPr>
                <w:noProof/>
              </w:rPr>
              <w:delText>5.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Shadow Registers and OTP Data Format</w:delText>
            </w:r>
            <w:r w:rsidDel="00676BEC">
              <w:rPr>
                <w:noProof/>
                <w:webHidden/>
              </w:rPr>
              <w:tab/>
              <w:delText>11</w:delText>
            </w:r>
          </w:del>
        </w:p>
        <w:p w14:paraId="03F8B579" w14:textId="08637296" w:rsidR="009759C0" w:rsidDel="00676BEC" w:rsidRDefault="009759C0">
          <w:pPr>
            <w:pStyle w:val="TOC2"/>
            <w:tabs>
              <w:tab w:val="left" w:pos="880"/>
              <w:tab w:val="right" w:leader="dot" w:pos="10070"/>
            </w:tabs>
            <w:rPr>
              <w:del w:id="97" w:author="Robert Macomber" w:date="2023-08-28T13:05:00Z"/>
              <w:rFonts w:eastAsiaTheme="minorEastAsia"/>
              <w:noProof/>
            </w:rPr>
          </w:pPr>
          <w:del w:id="98" w:author="Robert Macomber" w:date="2023-08-28T13:05:00Z">
            <w:r w:rsidRPr="00676BEC" w:rsidDel="00676BEC">
              <w:rPr>
                <w:noProof/>
              </w:rPr>
              <w:delText>5.1.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Page Loading Algorithm</w:delText>
            </w:r>
            <w:r w:rsidDel="00676BEC">
              <w:rPr>
                <w:noProof/>
                <w:webHidden/>
              </w:rPr>
              <w:tab/>
              <w:delText>13</w:delText>
            </w:r>
          </w:del>
        </w:p>
        <w:p w14:paraId="77568AF7" w14:textId="5C35869D" w:rsidR="009759C0" w:rsidDel="00676BEC" w:rsidRDefault="009759C0">
          <w:pPr>
            <w:pStyle w:val="TOC1"/>
            <w:rPr>
              <w:del w:id="99" w:author="Robert Macomber" w:date="2023-08-28T13:05:00Z"/>
              <w:rFonts w:eastAsiaTheme="minorEastAsia"/>
              <w:noProof/>
            </w:rPr>
          </w:pPr>
          <w:del w:id="100" w:author="Robert Macomber" w:date="2023-08-28T13:05:00Z">
            <w:r w:rsidRPr="00676BEC" w:rsidDel="00676BEC">
              <w:rPr>
                <w:noProof/>
              </w:rPr>
              <w:delText>6.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OTP Access</w:delText>
            </w:r>
            <w:r w:rsidDel="00676BEC">
              <w:rPr>
                <w:noProof/>
                <w:webHidden/>
              </w:rPr>
              <w:tab/>
              <w:delText>14</w:delText>
            </w:r>
          </w:del>
        </w:p>
        <w:p w14:paraId="4E1E25C8" w14:textId="18D6DA33" w:rsidR="009759C0" w:rsidDel="00676BEC" w:rsidRDefault="009759C0">
          <w:pPr>
            <w:pStyle w:val="TOC2"/>
            <w:tabs>
              <w:tab w:val="left" w:pos="880"/>
              <w:tab w:val="right" w:leader="dot" w:pos="10070"/>
            </w:tabs>
            <w:rPr>
              <w:del w:id="101" w:author="Robert Macomber" w:date="2023-08-28T13:05:00Z"/>
              <w:rFonts w:eastAsiaTheme="minorEastAsia"/>
              <w:noProof/>
            </w:rPr>
          </w:pPr>
          <w:del w:id="102" w:author="Robert Macomber" w:date="2023-08-28T13:05:00Z">
            <w:r w:rsidRPr="00676BEC" w:rsidDel="00676BEC">
              <w:rPr>
                <w:noProof/>
              </w:rPr>
              <w:delText>6.1.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Reload Shadow Registers</w:delText>
            </w:r>
            <w:r w:rsidDel="00676BEC">
              <w:rPr>
                <w:noProof/>
                <w:webHidden/>
              </w:rPr>
              <w:tab/>
              <w:delText>15</w:delText>
            </w:r>
          </w:del>
        </w:p>
        <w:p w14:paraId="759C53D4" w14:textId="5B8DFF7C" w:rsidR="009759C0" w:rsidDel="00676BEC" w:rsidRDefault="009759C0">
          <w:pPr>
            <w:pStyle w:val="TOC3"/>
            <w:tabs>
              <w:tab w:val="left" w:pos="1320"/>
              <w:tab w:val="right" w:leader="dot" w:pos="10070"/>
            </w:tabs>
            <w:rPr>
              <w:del w:id="103" w:author="Robert Macomber" w:date="2023-08-28T13:05:00Z"/>
              <w:rFonts w:eastAsiaTheme="minorEastAsia"/>
              <w:noProof/>
            </w:rPr>
          </w:pPr>
          <w:del w:id="104" w:author="Robert Macomber" w:date="2023-08-28T13:05:00Z">
            <w:r w:rsidRPr="00676BEC" w:rsidDel="00676BEC">
              <w:rPr>
                <w:noProof/>
              </w:rPr>
              <w:delText>6.1.1.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Reload Test Options</w:delText>
            </w:r>
            <w:r w:rsidDel="00676BEC">
              <w:rPr>
                <w:noProof/>
                <w:webHidden/>
              </w:rPr>
              <w:tab/>
              <w:delText>15</w:delText>
            </w:r>
          </w:del>
        </w:p>
        <w:p w14:paraId="0948D49F" w14:textId="4BA495D4" w:rsidR="009759C0" w:rsidDel="00676BEC" w:rsidRDefault="009759C0">
          <w:pPr>
            <w:pStyle w:val="TOC2"/>
            <w:tabs>
              <w:tab w:val="left" w:pos="880"/>
              <w:tab w:val="right" w:leader="dot" w:pos="10070"/>
            </w:tabs>
            <w:rPr>
              <w:del w:id="105" w:author="Robert Macomber" w:date="2023-08-28T13:05:00Z"/>
              <w:rFonts w:eastAsiaTheme="minorEastAsia"/>
              <w:noProof/>
            </w:rPr>
          </w:pPr>
          <w:del w:id="106" w:author="Robert Macomber" w:date="2023-08-28T13:05:00Z">
            <w:r w:rsidRPr="00676BEC" w:rsidDel="00676BEC">
              <w:rPr>
                <w:noProof/>
              </w:rPr>
              <w:delText>6.2.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Read OTP Memory</w:delText>
            </w:r>
            <w:r w:rsidDel="00676BEC">
              <w:rPr>
                <w:noProof/>
                <w:webHidden/>
              </w:rPr>
              <w:tab/>
              <w:delText>15</w:delText>
            </w:r>
          </w:del>
        </w:p>
        <w:p w14:paraId="4A117AC1" w14:textId="4E8F2E0A" w:rsidR="009759C0" w:rsidDel="00676BEC" w:rsidRDefault="009759C0">
          <w:pPr>
            <w:pStyle w:val="TOC3"/>
            <w:tabs>
              <w:tab w:val="left" w:pos="1320"/>
              <w:tab w:val="right" w:leader="dot" w:pos="10070"/>
            </w:tabs>
            <w:rPr>
              <w:del w:id="107" w:author="Robert Macomber" w:date="2023-08-28T13:05:00Z"/>
              <w:rFonts w:eastAsiaTheme="minorEastAsia"/>
              <w:noProof/>
            </w:rPr>
          </w:pPr>
          <w:del w:id="108" w:author="Robert Macomber" w:date="2023-08-28T13:05:00Z">
            <w:r w:rsidRPr="00676BEC" w:rsidDel="00676BEC">
              <w:rPr>
                <w:noProof/>
              </w:rPr>
              <w:delText>6.2.1.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Read OTP Test Options</w:delText>
            </w:r>
            <w:r w:rsidDel="00676BEC">
              <w:rPr>
                <w:noProof/>
                <w:webHidden/>
              </w:rPr>
              <w:tab/>
              <w:delText>16</w:delText>
            </w:r>
          </w:del>
        </w:p>
        <w:p w14:paraId="1B9F1149" w14:textId="196F7EC1" w:rsidR="009759C0" w:rsidDel="00676BEC" w:rsidRDefault="009759C0">
          <w:pPr>
            <w:pStyle w:val="TOC2"/>
            <w:tabs>
              <w:tab w:val="left" w:pos="880"/>
              <w:tab w:val="right" w:leader="dot" w:pos="10070"/>
            </w:tabs>
            <w:rPr>
              <w:del w:id="109" w:author="Robert Macomber" w:date="2023-08-28T13:05:00Z"/>
              <w:rFonts w:eastAsiaTheme="minorEastAsia"/>
              <w:noProof/>
            </w:rPr>
          </w:pPr>
          <w:del w:id="110" w:author="Robert Macomber" w:date="2023-08-28T13:05:00Z">
            <w:r w:rsidRPr="00676BEC" w:rsidDel="00676BEC">
              <w:rPr>
                <w:noProof/>
              </w:rPr>
              <w:delText>6.3.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Write OTP Memory</w:delText>
            </w:r>
            <w:r w:rsidDel="00676BEC">
              <w:rPr>
                <w:noProof/>
                <w:webHidden/>
              </w:rPr>
              <w:tab/>
              <w:delText>16</w:delText>
            </w:r>
          </w:del>
        </w:p>
        <w:p w14:paraId="4066E8D3" w14:textId="61B8FB1C" w:rsidR="009759C0" w:rsidDel="00676BEC" w:rsidRDefault="009759C0">
          <w:pPr>
            <w:pStyle w:val="TOC3"/>
            <w:tabs>
              <w:tab w:val="left" w:pos="1320"/>
              <w:tab w:val="right" w:leader="dot" w:pos="10070"/>
            </w:tabs>
            <w:rPr>
              <w:del w:id="111" w:author="Robert Macomber" w:date="2023-08-28T13:05:00Z"/>
              <w:rFonts w:eastAsiaTheme="minorEastAsia"/>
              <w:noProof/>
            </w:rPr>
          </w:pPr>
          <w:del w:id="112" w:author="Robert Macomber" w:date="2023-08-28T13:05:00Z">
            <w:r w:rsidRPr="00676BEC" w:rsidDel="00676BEC">
              <w:rPr>
                <w:noProof/>
              </w:rPr>
              <w:delText>6.3.1.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Write OTP Test Options</w:delText>
            </w:r>
            <w:r w:rsidDel="00676BEC">
              <w:rPr>
                <w:noProof/>
                <w:webHidden/>
              </w:rPr>
              <w:tab/>
              <w:delText>17</w:delText>
            </w:r>
          </w:del>
        </w:p>
        <w:p w14:paraId="46FEAF2F" w14:textId="27451329" w:rsidR="009759C0" w:rsidDel="00676BEC" w:rsidRDefault="009759C0">
          <w:pPr>
            <w:pStyle w:val="TOC2"/>
            <w:tabs>
              <w:tab w:val="left" w:pos="880"/>
              <w:tab w:val="right" w:leader="dot" w:pos="10070"/>
            </w:tabs>
            <w:rPr>
              <w:del w:id="113" w:author="Robert Macomber" w:date="2023-08-28T13:05:00Z"/>
              <w:rFonts w:eastAsiaTheme="minorEastAsia"/>
              <w:noProof/>
            </w:rPr>
          </w:pPr>
          <w:del w:id="114" w:author="Robert Macomber" w:date="2023-08-28T13:05:00Z">
            <w:r w:rsidRPr="00676BEC" w:rsidDel="00676BEC">
              <w:rPr>
                <w:noProof/>
              </w:rPr>
              <w:delText>6.4.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Committing Shadow Registers to OTP Memory</w:delText>
            </w:r>
            <w:r w:rsidDel="00676BEC">
              <w:rPr>
                <w:noProof/>
                <w:webHidden/>
              </w:rPr>
              <w:tab/>
              <w:delText>17</w:delText>
            </w:r>
          </w:del>
        </w:p>
        <w:p w14:paraId="33937152" w14:textId="1AB38AA4" w:rsidR="009759C0" w:rsidDel="00676BEC" w:rsidRDefault="009759C0">
          <w:pPr>
            <w:pStyle w:val="TOC1"/>
            <w:rPr>
              <w:del w:id="115" w:author="Robert Macomber" w:date="2023-08-28T13:05:00Z"/>
              <w:rFonts w:eastAsiaTheme="minorEastAsia"/>
              <w:noProof/>
            </w:rPr>
          </w:pPr>
          <w:del w:id="116" w:author="Robert Macomber" w:date="2023-08-28T13:05:00Z">
            <w:r w:rsidRPr="00676BEC" w:rsidDel="00676BEC">
              <w:rPr>
                <w:noProof/>
              </w:rPr>
              <w:delText>7.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Test Modes</w:delText>
            </w:r>
            <w:r w:rsidDel="00676BEC">
              <w:rPr>
                <w:noProof/>
                <w:webHidden/>
              </w:rPr>
              <w:tab/>
              <w:delText>19</w:delText>
            </w:r>
          </w:del>
        </w:p>
        <w:p w14:paraId="3A6F2910" w14:textId="3A8ACF7A" w:rsidR="009759C0" w:rsidDel="00676BEC" w:rsidRDefault="009759C0">
          <w:pPr>
            <w:pStyle w:val="TOC2"/>
            <w:tabs>
              <w:tab w:val="left" w:pos="880"/>
              <w:tab w:val="right" w:leader="dot" w:pos="10070"/>
            </w:tabs>
            <w:rPr>
              <w:del w:id="117" w:author="Robert Macomber" w:date="2023-08-28T13:05:00Z"/>
              <w:rFonts w:eastAsiaTheme="minorEastAsia"/>
              <w:noProof/>
            </w:rPr>
          </w:pPr>
          <w:del w:id="118" w:author="Robert Macomber" w:date="2023-08-28T13:05:00Z">
            <w:r w:rsidRPr="00676BEC" w:rsidDel="00676BEC">
              <w:rPr>
                <w:noProof/>
              </w:rPr>
              <w:delText>7.1.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Analog Test Modes</w:delText>
            </w:r>
            <w:r w:rsidDel="00676BEC">
              <w:rPr>
                <w:noProof/>
                <w:webHidden/>
              </w:rPr>
              <w:tab/>
              <w:delText>19</w:delText>
            </w:r>
          </w:del>
        </w:p>
        <w:p w14:paraId="55870F39" w14:textId="065938B6" w:rsidR="009759C0" w:rsidDel="00676BEC" w:rsidRDefault="009759C0">
          <w:pPr>
            <w:pStyle w:val="TOC2"/>
            <w:tabs>
              <w:tab w:val="left" w:pos="880"/>
              <w:tab w:val="right" w:leader="dot" w:pos="10070"/>
            </w:tabs>
            <w:rPr>
              <w:del w:id="119" w:author="Robert Macomber" w:date="2023-08-28T13:05:00Z"/>
              <w:rFonts w:eastAsiaTheme="minorEastAsia"/>
              <w:noProof/>
            </w:rPr>
          </w:pPr>
          <w:del w:id="120" w:author="Robert Macomber" w:date="2023-08-28T13:05:00Z">
            <w:r w:rsidRPr="00676BEC" w:rsidDel="00676BEC">
              <w:rPr>
                <w:noProof/>
              </w:rPr>
              <w:delText>7.2.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Overriding Digital-to-Analog Output Signals</w:delText>
            </w:r>
            <w:r w:rsidDel="00676BEC">
              <w:rPr>
                <w:noProof/>
                <w:webHidden/>
              </w:rPr>
              <w:tab/>
              <w:delText>20</w:delText>
            </w:r>
          </w:del>
        </w:p>
        <w:p w14:paraId="395FD154" w14:textId="5E47B5FF" w:rsidR="009759C0" w:rsidDel="00676BEC" w:rsidRDefault="009759C0">
          <w:pPr>
            <w:pStyle w:val="TOC2"/>
            <w:tabs>
              <w:tab w:val="left" w:pos="880"/>
              <w:tab w:val="right" w:leader="dot" w:pos="10070"/>
            </w:tabs>
            <w:rPr>
              <w:del w:id="121" w:author="Robert Macomber" w:date="2023-08-28T13:05:00Z"/>
              <w:rFonts w:eastAsiaTheme="minorEastAsia"/>
              <w:noProof/>
            </w:rPr>
          </w:pPr>
          <w:del w:id="122" w:author="Robert Macomber" w:date="2023-08-28T13:05:00Z">
            <w:r w:rsidRPr="00676BEC" w:rsidDel="00676BEC">
              <w:rPr>
                <w:noProof/>
              </w:rPr>
              <w:delText>7.3.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Forcing State Machines</w:delText>
            </w:r>
            <w:r w:rsidDel="00676BEC">
              <w:rPr>
                <w:noProof/>
                <w:webHidden/>
              </w:rPr>
              <w:tab/>
              <w:delText>21</w:delText>
            </w:r>
          </w:del>
        </w:p>
        <w:p w14:paraId="2BEE5244" w14:textId="7F11C92C" w:rsidR="009759C0" w:rsidDel="00676BEC" w:rsidRDefault="009759C0">
          <w:pPr>
            <w:pStyle w:val="TOC2"/>
            <w:tabs>
              <w:tab w:val="left" w:pos="880"/>
              <w:tab w:val="right" w:leader="dot" w:pos="10070"/>
            </w:tabs>
            <w:rPr>
              <w:del w:id="123" w:author="Robert Macomber" w:date="2023-08-28T13:05:00Z"/>
              <w:rFonts w:eastAsiaTheme="minorEastAsia"/>
              <w:noProof/>
            </w:rPr>
          </w:pPr>
          <w:del w:id="124" w:author="Robert Macomber" w:date="2023-08-28T13:05:00Z">
            <w:r w:rsidRPr="00676BEC" w:rsidDel="00676BEC">
              <w:rPr>
                <w:noProof/>
              </w:rPr>
              <w:delText>7.4.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Diagnostic Digital Mux</w:delText>
            </w:r>
            <w:r w:rsidDel="00676BEC">
              <w:rPr>
                <w:noProof/>
                <w:webHidden/>
              </w:rPr>
              <w:tab/>
              <w:delText>22</w:delText>
            </w:r>
          </w:del>
        </w:p>
        <w:p w14:paraId="70D6D0DE" w14:textId="426DFAC4" w:rsidR="009759C0" w:rsidDel="00676BEC" w:rsidRDefault="009759C0">
          <w:pPr>
            <w:pStyle w:val="TOC1"/>
            <w:rPr>
              <w:del w:id="125" w:author="Robert Macomber" w:date="2023-08-28T13:05:00Z"/>
              <w:rFonts w:eastAsiaTheme="minorEastAsia"/>
              <w:noProof/>
            </w:rPr>
          </w:pPr>
          <w:del w:id="126" w:author="Robert Macomber" w:date="2023-08-28T13:05:00Z">
            <w:r w:rsidRPr="00676BEC" w:rsidDel="00676BEC">
              <w:rPr>
                <w:noProof/>
              </w:rPr>
              <w:delText>8.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C Code to Calculate Error Correction Code</w:delText>
            </w:r>
            <w:r w:rsidDel="00676BEC">
              <w:rPr>
                <w:noProof/>
                <w:webHidden/>
              </w:rPr>
              <w:tab/>
              <w:delText>25</w:delText>
            </w:r>
          </w:del>
        </w:p>
        <w:p w14:paraId="7C17D080" w14:textId="44BFF2CB" w:rsidR="009759C0" w:rsidDel="00676BEC" w:rsidRDefault="009759C0">
          <w:pPr>
            <w:pStyle w:val="TOC1"/>
            <w:rPr>
              <w:del w:id="127" w:author="Robert Macomber" w:date="2023-08-28T13:05:00Z"/>
              <w:rFonts w:eastAsiaTheme="minorEastAsia"/>
              <w:noProof/>
            </w:rPr>
          </w:pPr>
          <w:del w:id="128" w:author="Robert Macomber" w:date="2023-08-28T13:05:00Z">
            <w:r w:rsidRPr="00676BEC" w:rsidDel="00676BEC">
              <w:rPr>
                <w:noProof/>
              </w:rPr>
              <w:delText>9.</w:delText>
            </w:r>
            <w:r w:rsidDel="00676BEC">
              <w:rPr>
                <w:rFonts w:eastAsiaTheme="minorEastAsia"/>
                <w:noProof/>
              </w:rPr>
              <w:tab/>
            </w:r>
            <w:r w:rsidRPr="00676BEC" w:rsidDel="00676BEC">
              <w:rPr>
                <w:noProof/>
              </w:rPr>
              <w:delText>Revision History</w:delText>
            </w:r>
            <w:r w:rsidDel="00676BEC">
              <w:rPr>
                <w:noProof/>
                <w:webHidden/>
              </w:rPr>
              <w:tab/>
              <w:delText>27</w:delText>
            </w:r>
          </w:del>
        </w:p>
        <w:p w14:paraId="45DAEB85" w14:textId="38A6C872" w:rsidR="000A5464" w:rsidRDefault="000A5464">
          <w:r>
            <w:rPr>
              <w:b/>
              <w:bCs/>
              <w:noProof/>
            </w:rPr>
            <w:fldChar w:fldCharType="end"/>
          </w:r>
        </w:p>
      </w:sdtContent>
    </w:sdt>
    <w:p w14:paraId="7C37C6B1" w14:textId="6D93032A" w:rsidR="00CC05BE" w:rsidRDefault="000A5464">
      <w:pPr>
        <w:pStyle w:val="TableofFigures"/>
        <w:tabs>
          <w:tab w:val="right" w:leader="dot" w:pos="10070"/>
        </w:tabs>
        <w:rPr>
          <w:ins w:id="129" w:author="Robert Macomber" w:date="2023-08-28T14:55:00Z"/>
          <w:rFonts w:eastAsiaTheme="minorEastAsia"/>
          <w:noProof/>
          <w:kern w:val="2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ins w:id="130" w:author="Robert Macomber" w:date="2023-08-28T14:55:00Z">
        <w:r w:rsidR="00CC05BE" w:rsidRPr="0087213B">
          <w:rPr>
            <w:rStyle w:val="Hyperlink"/>
            <w:noProof/>
          </w:rPr>
          <w:fldChar w:fldCharType="begin"/>
        </w:r>
        <w:r w:rsidR="00CC05BE" w:rsidRPr="0087213B">
          <w:rPr>
            <w:rStyle w:val="Hyperlink"/>
            <w:noProof/>
          </w:rPr>
          <w:instrText xml:space="preserve"> </w:instrText>
        </w:r>
        <w:r w:rsidR="00CC05BE">
          <w:rPr>
            <w:noProof/>
          </w:rPr>
          <w:instrText>HYPERLINK \l "_Toc144126972"</w:instrText>
        </w:r>
        <w:r w:rsidR="00CC05BE" w:rsidRPr="0087213B">
          <w:rPr>
            <w:rStyle w:val="Hyperlink"/>
            <w:noProof/>
          </w:rPr>
          <w:instrText xml:space="preserve"> </w:instrText>
        </w:r>
        <w:r w:rsidR="00CC05BE" w:rsidRPr="0087213B">
          <w:rPr>
            <w:rStyle w:val="Hyperlink"/>
            <w:noProof/>
          </w:rPr>
        </w:r>
        <w:r w:rsidR="00CC05BE" w:rsidRPr="0087213B">
          <w:rPr>
            <w:rStyle w:val="Hyperlink"/>
            <w:noProof/>
          </w:rPr>
          <w:fldChar w:fldCharType="separate"/>
        </w:r>
        <w:r w:rsidR="00CC05BE" w:rsidRPr="0087213B">
          <w:rPr>
            <w:rStyle w:val="Hyperlink"/>
            <w:noProof/>
          </w:rPr>
          <w:t>Figure 1:   Example Vader Application Diagram</w:t>
        </w:r>
        <w:r w:rsidR="00CC05BE">
          <w:rPr>
            <w:noProof/>
            <w:webHidden/>
          </w:rPr>
          <w:tab/>
        </w:r>
        <w:r w:rsidR="00CC05BE">
          <w:rPr>
            <w:noProof/>
            <w:webHidden/>
          </w:rPr>
          <w:fldChar w:fldCharType="begin"/>
        </w:r>
        <w:r w:rsidR="00CC05BE">
          <w:rPr>
            <w:noProof/>
            <w:webHidden/>
          </w:rPr>
          <w:instrText xml:space="preserve"> PAGEREF _Toc144126972 \h </w:instrText>
        </w:r>
      </w:ins>
      <w:r w:rsidR="00CC05BE">
        <w:rPr>
          <w:noProof/>
          <w:webHidden/>
        </w:rPr>
      </w:r>
      <w:r w:rsidR="00CC05BE">
        <w:rPr>
          <w:noProof/>
          <w:webHidden/>
        </w:rPr>
        <w:fldChar w:fldCharType="separate"/>
      </w:r>
      <w:ins w:id="131" w:author="Robert Macomber" w:date="2023-08-28T14:55:00Z">
        <w:r w:rsidR="00CC05BE">
          <w:rPr>
            <w:noProof/>
            <w:webHidden/>
          </w:rPr>
          <w:t>4</w:t>
        </w:r>
        <w:r w:rsidR="00CC05BE">
          <w:rPr>
            <w:noProof/>
            <w:webHidden/>
          </w:rPr>
          <w:fldChar w:fldCharType="end"/>
        </w:r>
        <w:r w:rsidR="00CC05BE" w:rsidRPr="0087213B">
          <w:rPr>
            <w:rStyle w:val="Hyperlink"/>
            <w:noProof/>
          </w:rPr>
          <w:fldChar w:fldCharType="end"/>
        </w:r>
      </w:ins>
    </w:p>
    <w:p w14:paraId="02CE7E53" w14:textId="0548E9CA" w:rsidR="00CC05BE" w:rsidRDefault="00CC05BE">
      <w:pPr>
        <w:pStyle w:val="TableofFigures"/>
        <w:tabs>
          <w:tab w:val="right" w:leader="dot" w:pos="10070"/>
        </w:tabs>
        <w:rPr>
          <w:ins w:id="132" w:author="Robert Macomber" w:date="2023-08-28T14:55:00Z"/>
          <w:rFonts w:eastAsiaTheme="minorEastAsia"/>
          <w:noProof/>
          <w:kern w:val="2"/>
          <w14:ligatures w14:val="standardContextual"/>
        </w:rPr>
      </w:pPr>
      <w:ins w:id="133" w:author="Robert Macomber" w:date="2023-08-28T14:55:00Z">
        <w:r w:rsidRPr="0087213B">
          <w:rPr>
            <w:rStyle w:val="Hyperlink"/>
            <w:noProof/>
          </w:rPr>
          <w:fldChar w:fldCharType="begin"/>
        </w:r>
        <w:r w:rsidRPr="0087213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"_Toc144126973"</w:instrText>
        </w:r>
        <w:r w:rsidRPr="0087213B">
          <w:rPr>
            <w:rStyle w:val="Hyperlink"/>
            <w:noProof/>
          </w:rPr>
          <w:instrText xml:space="preserve"> </w:instrText>
        </w:r>
        <w:r w:rsidRPr="0087213B">
          <w:rPr>
            <w:rStyle w:val="Hyperlink"/>
            <w:noProof/>
          </w:rPr>
        </w:r>
        <w:r w:rsidRPr="0087213B">
          <w:rPr>
            <w:rStyle w:val="Hyperlink"/>
            <w:noProof/>
          </w:rPr>
          <w:fldChar w:fldCharType="separate"/>
        </w:r>
        <w:r w:rsidRPr="0087213B">
          <w:rPr>
            <w:rStyle w:val="Hyperlink"/>
            <w:noProof/>
          </w:rPr>
          <w:t>Figure 2:  I2C Register Write and Read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_Toc144126973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4" w:author="Robert Macomber" w:date="2023-08-28T14:55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87213B">
          <w:rPr>
            <w:rStyle w:val="Hyperlink"/>
            <w:noProof/>
          </w:rPr>
          <w:fldChar w:fldCharType="end"/>
        </w:r>
      </w:ins>
    </w:p>
    <w:p w14:paraId="46D0D9BE" w14:textId="43157F9A" w:rsidR="00CC05BE" w:rsidRDefault="00CC05BE">
      <w:pPr>
        <w:pStyle w:val="TableofFigures"/>
        <w:tabs>
          <w:tab w:val="right" w:leader="dot" w:pos="10070"/>
        </w:tabs>
        <w:rPr>
          <w:ins w:id="135" w:author="Robert Macomber" w:date="2023-08-28T14:55:00Z"/>
          <w:rFonts w:eastAsiaTheme="minorEastAsia"/>
          <w:noProof/>
          <w:kern w:val="2"/>
          <w14:ligatures w14:val="standardContextual"/>
        </w:rPr>
      </w:pPr>
      <w:ins w:id="136" w:author="Robert Macomber" w:date="2023-08-28T14:55:00Z">
        <w:r w:rsidRPr="0087213B">
          <w:rPr>
            <w:rStyle w:val="Hyperlink"/>
            <w:noProof/>
          </w:rPr>
          <w:fldChar w:fldCharType="begin"/>
        </w:r>
        <w:r w:rsidRPr="0087213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"_Toc144126974"</w:instrText>
        </w:r>
        <w:r w:rsidRPr="0087213B">
          <w:rPr>
            <w:rStyle w:val="Hyperlink"/>
            <w:noProof/>
          </w:rPr>
          <w:instrText xml:space="preserve"> </w:instrText>
        </w:r>
        <w:r w:rsidRPr="0087213B">
          <w:rPr>
            <w:rStyle w:val="Hyperlink"/>
            <w:noProof/>
          </w:rPr>
        </w:r>
        <w:r w:rsidRPr="0087213B">
          <w:rPr>
            <w:rStyle w:val="Hyperlink"/>
            <w:noProof/>
          </w:rPr>
          <w:fldChar w:fldCharType="separate"/>
        </w:r>
        <w:r w:rsidRPr="0087213B">
          <w:rPr>
            <w:rStyle w:val="Hyperlink"/>
            <w:noProof/>
          </w:rPr>
          <w:t>Figure 3:  I2C Burst Write and Read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_Toc144126974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7" w:author="Robert Macomber" w:date="2023-08-28T14:55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87213B">
          <w:rPr>
            <w:rStyle w:val="Hyperlink"/>
            <w:noProof/>
          </w:rPr>
          <w:fldChar w:fldCharType="end"/>
        </w:r>
      </w:ins>
    </w:p>
    <w:p w14:paraId="553E3294" w14:textId="162A7BA5" w:rsidR="00CC05BE" w:rsidRDefault="00CC05BE">
      <w:pPr>
        <w:pStyle w:val="TableofFigures"/>
        <w:tabs>
          <w:tab w:val="right" w:leader="dot" w:pos="10070"/>
        </w:tabs>
        <w:rPr>
          <w:ins w:id="138" w:author="Robert Macomber" w:date="2023-08-28T14:55:00Z"/>
          <w:rFonts w:eastAsiaTheme="minorEastAsia"/>
          <w:noProof/>
          <w:kern w:val="2"/>
          <w14:ligatures w14:val="standardContextual"/>
        </w:rPr>
      </w:pPr>
      <w:ins w:id="139" w:author="Robert Macomber" w:date="2023-08-28T14:55:00Z">
        <w:r w:rsidRPr="0087213B">
          <w:rPr>
            <w:rStyle w:val="Hyperlink"/>
            <w:noProof/>
          </w:rPr>
          <w:fldChar w:fldCharType="begin"/>
        </w:r>
        <w:r w:rsidRPr="0087213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"_Toc144126975"</w:instrText>
        </w:r>
        <w:r w:rsidRPr="0087213B">
          <w:rPr>
            <w:rStyle w:val="Hyperlink"/>
            <w:noProof/>
          </w:rPr>
          <w:instrText xml:space="preserve"> </w:instrText>
        </w:r>
        <w:r w:rsidRPr="0087213B">
          <w:rPr>
            <w:rStyle w:val="Hyperlink"/>
            <w:noProof/>
          </w:rPr>
        </w:r>
        <w:r w:rsidRPr="0087213B">
          <w:rPr>
            <w:rStyle w:val="Hyperlink"/>
            <w:noProof/>
          </w:rPr>
          <w:fldChar w:fldCharType="separate"/>
        </w:r>
        <w:r w:rsidRPr="0087213B">
          <w:rPr>
            <w:rStyle w:val="Hyperlink"/>
            <w:noProof/>
          </w:rPr>
          <w:t>Figure 4:  Scan Pattern Simulation Waveform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_Toc144126975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0" w:author="Robert Macomber" w:date="2023-08-28T14:55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87213B">
          <w:rPr>
            <w:rStyle w:val="Hyperlink"/>
            <w:noProof/>
          </w:rPr>
          <w:fldChar w:fldCharType="end"/>
        </w:r>
      </w:ins>
    </w:p>
    <w:p w14:paraId="4E273F77" w14:textId="4ACC529A" w:rsidR="00CC05BE" w:rsidRDefault="00CC05BE">
      <w:pPr>
        <w:pStyle w:val="TableofFigures"/>
        <w:tabs>
          <w:tab w:val="right" w:leader="dot" w:pos="10070"/>
        </w:tabs>
        <w:rPr>
          <w:ins w:id="141" w:author="Robert Macomber" w:date="2023-08-28T14:55:00Z"/>
          <w:rFonts w:eastAsiaTheme="minorEastAsia"/>
          <w:noProof/>
          <w:kern w:val="2"/>
          <w14:ligatures w14:val="standardContextual"/>
        </w:rPr>
      </w:pPr>
      <w:ins w:id="142" w:author="Robert Macomber" w:date="2023-08-28T14:55:00Z">
        <w:r w:rsidRPr="0087213B">
          <w:rPr>
            <w:rStyle w:val="Hyperlink"/>
            <w:noProof/>
          </w:rPr>
          <w:fldChar w:fldCharType="begin"/>
        </w:r>
        <w:r w:rsidRPr="0087213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"_Toc144126976"</w:instrText>
        </w:r>
        <w:r w:rsidRPr="0087213B">
          <w:rPr>
            <w:rStyle w:val="Hyperlink"/>
            <w:noProof/>
          </w:rPr>
          <w:instrText xml:space="preserve"> </w:instrText>
        </w:r>
        <w:r w:rsidRPr="0087213B">
          <w:rPr>
            <w:rStyle w:val="Hyperlink"/>
            <w:noProof/>
          </w:rPr>
        </w:r>
        <w:r w:rsidRPr="0087213B">
          <w:rPr>
            <w:rStyle w:val="Hyperlink"/>
            <w:noProof/>
          </w:rPr>
          <w:fldChar w:fldCharType="separate"/>
        </w:r>
        <w:r w:rsidRPr="0087213B">
          <w:rPr>
            <w:rStyle w:val="Hyperlink"/>
            <w:noProof/>
          </w:rPr>
          <w:t>Figure 5:  Scan Shift-Capture Diagram (image copied from PE24103 Digital DFT document)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_Toc144126976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3" w:author="Robert Macomber" w:date="2023-08-28T14:55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87213B">
          <w:rPr>
            <w:rStyle w:val="Hyperlink"/>
            <w:noProof/>
          </w:rPr>
          <w:fldChar w:fldCharType="end"/>
        </w:r>
      </w:ins>
    </w:p>
    <w:p w14:paraId="52BAA10E" w14:textId="63073B3B" w:rsidR="00CC05BE" w:rsidRDefault="00CC05BE">
      <w:pPr>
        <w:pStyle w:val="TableofFigures"/>
        <w:tabs>
          <w:tab w:val="right" w:leader="dot" w:pos="10070"/>
        </w:tabs>
        <w:rPr>
          <w:ins w:id="144" w:author="Robert Macomber" w:date="2023-08-28T14:55:00Z"/>
          <w:rFonts w:eastAsiaTheme="minorEastAsia"/>
          <w:noProof/>
          <w:kern w:val="2"/>
          <w14:ligatures w14:val="standardContextual"/>
        </w:rPr>
      </w:pPr>
      <w:ins w:id="145" w:author="Robert Macomber" w:date="2023-08-28T14:55:00Z">
        <w:r w:rsidRPr="0087213B">
          <w:rPr>
            <w:rStyle w:val="Hyperlink"/>
            <w:noProof/>
          </w:rPr>
          <w:fldChar w:fldCharType="begin"/>
        </w:r>
        <w:r w:rsidRPr="0087213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"_Toc144126977"</w:instrText>
        </w:r>
        <w:r w:rsidRPr="0087213B">
          <w:rPr>
            <w:rStyle w:val="Hyperlink"/>
            <w:noProof/>
          </w:rPr>
          <w:instrText xml:space="preserve"> </w:instrText>
        </w:r>
        <w:r w:rsidRPr="0087213B">
          <w:rPr>
            <w:rStyle w:val="Hyperlink"/>
            <w:noProof/>
          </w:rPr>
        </w:r>
        <w:r w:rsidRPr="0087213B">
          <w:rPr>
            <w:rStyle w:val="Hyperlink"/>
            <w:noProof/>
          </w:rPr>
          <w:fldChar w:fldCharType="separate"/>
        </w:r>
        <w:r w:rsidRPr="0087213B">
          <w:rPr>
            <w:rStyle w:val="Hyperlink"/>
            <w:noProof/>
          </w:rPr>
          <w:t>Figure 6:  Scan Reset Diagram (image copied from PE24103 Digital DFT document)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_Toc144126977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6" w:author="Robert Macomber" w:date="2023-08-28T14:55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87213B">
          <w:rPr>
            <w:rStyle w:val="Hyperlink"/>
            <w:noProof/>
          </w:rPr>
          <w:fldChar w:fldCharType="end"/>
        </w:r>
      </w:ins>
    </w:p>
    <w:p w14:paraId="5CC17458" w14:textId="554FF387" w:rsidR="00CC05BE" w:rsidRDefault="00CC05BE">
      <w:pPr>
        <w:pStyle w:val="TableofFigures"/>
        <w:tabs>
          <w:tab w:val="right" w:leader="dot" w:pos="10070"/>
        </w:tabs>
        <w:rPr>
          <w:ins w:id="147" w:author="Robert Macomber" w:date="2023-08-28T14:55:00Z"/>
          <w:rFonts w:eastAsiaTheme="minorEastAsia"/>
          <w:noProof/>
          <w:kern w:val="2"/>
          <w14:ligatures w14:val="standardContextual"/>
        </w:rPr>
      </w:pPr>
      <w:ins w:id="148" w:author="Robert Macomber" w:date="2023-08-28T14:55:00Z">
        <w:r w:rsidRPr="0087213B">
          <w:rPr>
            <w:rStyle w:val="Hyperlink"/>
            <w:noProof/>
          </w:rPr>
          <w:fldChar w:fldCharType="begin"/>
        </w:r>
        <w:r w:rsidRPr="0087213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"_Toc144126978"</w:instrText>
        </w:r>
        <w:r w:rsidRPr="0087213B">
          <w:rPr>
            <w:rStyle w:val="Hyperlink"/>
            <w:noProof/>
          </w:rPr>
          <w:instrText xml:space="preserve"> </w:instrText>
        </w:r>
        <w:r w:rsidRPr="0087213B">
          <w:rPr>
            <w:rStyle w:val="Hyperlink"/>
            <w:noProof/>
          </w:rPr>
        </w:r>
        <w:r w:rsidRPr="0087213B">
          <w:rPr>
            <w:rStyle w:val="Hyperlink"/>
            <w:noProof/>
          </w:rPr>
          <w:fldChar w:fldCharType="separate"/>
        </w:r>
        <w:r w:rsidRPr="0087213B">
          <w:rPr>
            <w:rStyle w:val="Hyperlink"/>
            <w:noProof/>
          </w:rPr>
          <w:t>Figure 7: ATPG Fault Coverage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_Toc144126978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9" w:author="Robert Macomber" w:date="2023-08-28T14:55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87213B">
          <w:rPr>
            <w:rStyle w:val="Hyperlink"/>
            <w:noProof/>
          </w:rPr>
          <w:fldChar w:fldCharType="end"/>
        </w:r>
      </w:ins>
    </w:p>
    <w:p w14:paraId="04994125" w14:textId="06568ECD" w:rsidR="00CC05BE" w:rsidRDefault="00CC05BE">
      <w:pPr>
        <w:pStyle w:val="TableofFigures"/>
        <w:tabs>
          <w:tab w:val="right" w:leader="dot" w:pos="10070"/>
        </w:tabs>
        <w:rPr>
          <w:ins w:id="150" w:author="Robert Macomber" w:date="2023-08-28T14:55:00Z"/>
          <w:rFonts w:eastAsiaTheme="minorEastAsia"/>
          <w:noProof/>
          <w:kern w:val="2"/>
          <w14:ligatures w14:val="standardContextual"/>
        </w:rPr>
      </w:pPr>
      <w:ins w:id="151" w:author="Robert Macomber" w:date="2023-08-28T14:55:00Z">
        <w:r w:rsidRPr="0087213B">
          <w:rPr>
            <w:rStyle w:val="Hyperlink"/>
            <w:noProof/>
          </w:rPr>
          <w:fldChar w:fldCharType="begin"/>
        </w:r>
        <w:r w:rsidRPr="0087213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"_Toc144126979"</w:instrText>
        </w:r>
        <w:r w:rsidRPr="0087213B">
          <w:rPr>
            <w:rStyle w:val="Hyperlink"/>
            <w:noProof/>
          </w:rPr>
          <w:instrText xml:space="preserve"> </w:instrText>
        </w:r>
        <w:r w:rsidRPr="0087213B">
          <w:rPr>
            <w:rStyle w:val="Hyperlink"/>
            <w:noProof/>
          </w:rPr>
        </w:r>
        <w:r w:rsidRPr="0087213B">
          <w:rPr>
            <w:rStyle w:val="Hyperlink"/>
            <w:noProof/>
          </w:rPr>
          <w:fldChar w:fldCharType="separate"/>
        </w:r>
        <w:r w:rsidRPr="0087213B">
          <w:rPr>
            <w:rStyle w:val="Hyperlink"/>
            <w:noProof/>
          </w:rPr>
          <w:t>Figure 8: Shadow and Volatile Registers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_Toc144126979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2" w:author="Robert Macomber" w:date="2023-08-28T14:55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87213B">
          <w:rPr>
            <w:rStyle w:val="Hyperlink"/>
            <w:noProof/>
          </w:rPr>
          <w:fldChar w:fldCharType="end"/>
        </w:r>
      </w:ins>
    </w:p>
    <w:p w14:paraId="0664CE82" w14:textId="3B7B8F68" w:rsidR="00CC05BE" w:rsidRDefault="00CC05BE">
      <w:pPr>
        <w:pStyle w:val="TableofFigures"/>
        <w:tabs>
          <w:tab w:val="right" w:leader="dot" w:pos="10070"/>
        </w:tabs>
        <w:rPr>
          <w:ins w:id="153" w:author="Robert Macomber" w:date="2023-08-28T14:55:00Z"/>
          <w:rFonts w:eastAsiaTheme="minorEastAsia"/>
          <w:noProof/>
          <w:kern w:val="2"/>
          <w14:ligatures w14:val="standardContextual"/>
        </w:rPr>
      </w:pPr>
      <w:ins w:id="154" w:author="Robert Macomber" w:date="2023-08-28T14:55:00Z">
        <w:r w:rsidRPr="0087213B">
          <w:rPr>
            <w:rStyle w:val="Hyperlink"/>
            <w:noProof/>
          </w:rPr>
          <w:fldChar w:fldCharType="begin"/>
        </w:r>
        <w:r w:rsidRPr="0087213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"_Toc144126980"</w:instrText>
        </w:r>
        <w:r w:rsidRPr="0087213B">
          <w:rPr>
            <w:rStyle w:val="Hyperlink"/>
            <w:noProof/>
          </w:rPr>
          <w:instrText xml:space="preserve"> </w:instrText>
        </w:r>
        <w:r w:rsidRPr="0087213B">
          <w:rPr>
            <w:rStyle w:val="Hyperlink"/>
            <w:noProof/>
          </w:rPr>
        </w:r>
        <w:r w:rsidRPr="0087213B">
          <w:rPr>
            <w:rStyle w:val="Hyperlink"/>
            <w:noProof/>
          </w:rPr>
          <w:fldChar w:fldCharType="separate"/>
        </w:r>
        <w:r w:rsidRPr="0087213B">
          <w:rPr>
            <w:rStyle w:val="Hyperlink"/>
            <w:noProof/>
          </w:rPr>
          <w:t>Figure 9: Vader Shadow Registers I2C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_Toc144126980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5" w:author="Robert Macomber" w:date="2023-08-28T14:55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87213B">
          <w:rPr>
            <w:rStyle w:val="Hyperlink"/>
            <w:noProof/>
          </w:rPr>
          <w:fldChar w:fldCharType="end"/>
        </w:r>
      </w:ins>
    </w:p>
    <w:p w14:paraId="64530F31" w14:textId="6C88DC58" w:rsidR="00CC05BE" w:rsidRDefault="00CC05BE">
      <w:pPr>
        <w:pStyle w:val="TableofFigures"/>
        <w:tabs>
          <w:tab w:val="right" w:leader="dot" w:pos="10070"/>
        </w:tabs>
        <w:rPr>
          <w:ins w:id="156" w:author="Robert Macomber" w:date="2023-08-28T14:55:00Z"/>
          <w:rFonts w:eastAsiaTheme="minorEastAsia"/>
          <w:noProof/>
          <w:kern w:val="2"/>
          <w14:ligatures w14:val="standardContextual"/>
        </w:rPr>
      </w:pPr>
      <w:ins w:id="157" w:author="Robert Macomber" w:date="2023-08-28T14:55:00Z">
        <w:r w:rsidRPr="0087213B">
          <w:rPr>
            <w:rStyle w:val="Hyperlink"/>
            <w:noProof/>
          </w:rPr>
          <w:fldChar w:fldCharType="begin"/>
        </w:r>
        <w:r w:rsidRPr="0087213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"_Toc144126981"</w:instrText>
        </w:r>
        <w:r w:rsidRPr="0087213B">
          <w:rPr>
            <w:rStyle w:val="Hyperlink"/>
            <w:noProof/>
          </w:rPr>
          <w:instrText xml:space="preserve"> </w:instrText>
        </w:r>
        <w:r w:rsidRPr="0087213B">
          <w:rPr>
            <w:rStyle w:val="Hyperlink"/>
            <w:noProof/>
          </w:rPr>
        </w:r>
        <w:r w:rsidRPr="0087213B">
          <w:rPr>
            <w:rStyle w:val="Hyperlink"/>
            <w:noProof/>
          </w:rPr>
          <w:fldChar w:fldCharType="separate"/>
        </w:r>
        <w:r w:rsidRPr="0087213B">
          <w:rPr>
            <w:rStyle w:val="Hyperlink"/>
            <w:noProof/>
          </w:rPr>
          <w:t>Figure 10: Vader Shadow Registers OTP Memory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_Toc144126981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8" w:author="Robert Macomber" w:date="2023-08-28T14:55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87213B">
          <w:rPr>
            <w:rStyle w:val="Hyperlink"/>
            <w:noProof/>
          </w:rPr>
          <w:fldChar w:fldCharType="end"/>
        </w:r>
      </w:ins>
    </w:p>
    <w:p w14:paraId="617AACF5" w14:textId="1716EE7D" w:rsidR="00CC05BE" w:rsidRDefault="00CC05BE">
      <w:pPr>
        <w:pStyle w:val="TableofFigures"/>
        <w:tabs>
          <w:tab w:val="right" w:leader="dot" w:pos="10070"/>
        </w:tabs>
        <w:rPr>
          <w:ins w:id="159" w:author="Robert Macomber" w:date="2023-08-28T14:55:00Z"/>
          <w:rFonts w:eastAsiaTheme="minorEastAsia"/>
          <w:noProof/>
          <w:kern w:val="2"/>
          <w14:ligatures w14:val="standardContextual"/>
        </w:rPr>
      </w:pPr>
      <w:ins w:id="160" w:author="Robert Macomber" w:date="2023-08-28T14:55:00Z">
        <w:r w:rsidRPr="0087213B">
          <w:rPr>
            <w:rStyle w:val="Hyperlink"/>
            <w:noProof/>
          </w:rPr>
          <w:fldChar w:fldCharType="begin"/>
        </w:r>
        <w:r w:rsidRPr="0087213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"_Toc144126982"</w:instrText>
        </w:r>
        <w:r w:rsidRPr="0087213B">
          <w:rPr>
            <w:rStyle w:val="Hyperlink"/>
            <w:noProof/>
          </w:rPr>
          <w:instrText xml:space="preserve"> </w:instrText>
        </w:r>
        <w:r w:rsidRPr="0087213B">
          <w:rPr>
            <w:rStyle w:val="Hyperlink"/>
            <w:noProof/>
          </w:rPr>
        </w:r>
        <w:r w:rsidRPr="0087213B">
          <w:rPr>
            <w:rStyle w:val="Hyperlink"/>
            <w:noProof/>
          </w:rPr>
          <w:fldChar w:fldCharType="separate"/>
        </w:r>
        <w:r w:rsidRPr="0087213B">
          <w:rPr>
            <w:rStyle w:val="Hyperlink"/>
            <w:noProof/>
          </w:rPr>
          <w:t>Figure 11: Shadow Image Registers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_Toc144126982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1" w:author="Robert Macomber" w:date="2023-08-28T14:55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87213B">
          <w:rPr>
            <w:rStyle w:val="Hyperlink"/>
            <w:noProof/>
          </w:rPr>
          <w:fldChar w:fldCharType="end"/>
        </w:r>
      </w:ins>
    </w:p>
    <w:p w14:paraId="3A4A0AE5" w14:textId="5295C074" w:rsidR="00CC05BE" w:rsidRDefault="00CC05BE">
      <w:pPr>
        <w:pStyle w:val="TableofFigures"/>
        <w:tabs>
          <w:tab w:val="right" w:leader="dot" w:pos="10070"/>
        </w:tabs>
        <w:rPr>
          <w:ins w:id="162" w:author="Robert Macomber" w:date="2023-08-28T14:55:00Z"/>
          <w:rFonts w:eastAsiaTheme="minorEastAsia"/>
          <w:noProof/>
          <w:kern w:val="2"/>
          <w14:ligatures w14:val="standardContextual"/>
        </w:rPr>
      </w:pPr>
      <w:ins w:id="163" w:author="Robert Macomber" w:date="2023-08-28T14:55:00Z">
        <w:r w:rsidRPr="0087213B">
          <w:rPr>
            <w:rStyle w:val="Hyperlink"/>
            <w:noProof/>
          </w:rPr>
          <w:fldChar w:fldCharType="begin"/>
        </w:r>
        <w:r w:rsidRPr="0087213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"_Toc144126983"</w:instrText>
        </w:r>
        <w:r w:rsidRPr="0087213B">
          <w:rPr>
            <w:rStyle w:val="Hyperlink"/>
            <w:noProof/>
          </w:rPr>
          <w:instrText xml:space="preserve"> </w:instrText>
        </w:r>
        <w:r w:rsidRPr="0087213B">
          <w:rPr>
            <w:rStyle w:val="Hyperlink"/>
            <w:noProof/>
          </w:rPr>
        </w:r>
        <w:r w:rsidRPr="0087213B">
          <w:rPr>
            <w:rStyle w:val="Hyperlink"/>
            <w:noProof/>
          </w:rPr>
          <w:fldChar w:fldCharType="separate"/>
        </w:r>
        <w:r w:rsidRPr="0087213B">
          <w:rPr>
            <w:rStyle w:val="Hyperlink"/>
            <w:noProof/>
          </w:rPr>
          <w:t>Figure 12: NVM ACCESS registers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_Toc144126983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4" w:author="Robert Macomber" w:date="2023-08-28T14:55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87213B">
          <w:rPr>
            <w:rStyle w:val="Hyperlink"/>
            <w:noProof/>
          </w:rPr>
          <w:fldChar w:fldCharType="end"/>
        </w:r>
      </w:ins>
    </w:p>
    <w:p w14:paraId="4590CF81" w14:textId="17E34EA3" w:rsidR="00CC05BE" w:rsidRDefault="00CC05BE">
      <w:pPr>
        <w:pStyle w:val="TableofFigures"/>
        <w:tabs>
          <w:tab w:val="right" w:leader="dot" w:pos="10070"/>
        </w:tabs>
        <w:rPr>
          <w:ins w:id="165" w:author="Robert Macomber" w:date="2023-08-28T14:55:00Z"/>
          <w:rFonts w:eastAsiaTheme="minorEastAsia"/>
          <w:noProof/>
          <w:kern w:val="2"/>
          <w14:ligatures w14:val="standardContextual"/>
        </w:rPr>
      </w:pPr>
      <w:ins w:id="166" w:author="Robert Macomber" w:date="2023-08-28T14:55:00Z">
        <w:r w:rsidRPr="0087213B">
          <w:rPr>
            <w:rStyle w:val="Hyperlink"/>
            <w:noProof/>
          </w:rPr>
          <w:fldChar w:fldCharType="begin"/>
        </w:r>
        <w:r w:rsidRPr="0087213B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"_Toc144126984"</w:instrText>
        </w:r>
        <w:r w:rsidRPr="0087213B">
          <w:rPr>
            <w:rStyle w:val="Hyperlink"/>
            <w:noProof/>
          </w:rPr>
          <w:instrText xml:space="preserve"> </w:instrText>
        </w:r>
        <w:r w:rsidRPr="0087213B">
          <w:rPr>
            <w:rStyle w:val="Hyperlink"/>
            <w:noProof/>
          </w:rPr>
        </w:r>
        <w:r w:rsidRPr="0087213B">
          <w:rPr>
            <w:rStyle w:val="Hyperlink"/>
            <w:noProof/>
          </w:rPr>
          <w:fldChar w:fldCharType="separate"/>
        </w:r>
        <w:r w:rsidRPr="0087213B">
          <w:rPr>
            <w:rStyle w:val="Hyperlink"/>
            <w:noProof/>
          </w:rPr>
          <w:t>Figure 13: DFT Registers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_Toc144126984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7" w:author="Robert Macomber" w:date="2023-08-28T14:55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87213B">
          <w:rPr>
            <w:rStyle w:val="Hyperlink"/>
            <w:noProof/>
          </w:rPr>
          <w:fldChar w:fldCharType="end"/>
        </w:r>
      </w:ins>
    </w:p>
    <w:p w14:paraId="03905591" w14:textId="5F75594F" w:rsidR="009759C0" w:rsidDel="00CC05BE" w:rsidRDefault="009759C0">
      <w:pPr>
        <w:pStyle w:val="TableofFigures"/>
        <w:tabs>
          <w:tab w:val="right" w:leader="dot" w:pos="10070"/>
        </w:tabs>
        <w:rPr>
          <w:del w:id="168" w:author="Robert Macomber" w:date="2023-08-28T14:55:00Z"/>
          <w:rFonts w:eastAsiaTheme="minorEastAsia"/>
          <w:noProof/>
        </w:rPr>
      </w:pPr>
      <w:del w:id="169" w:author="Robert Macomber" w:date="2023-08-28T14:55:00Z">
        <w:r w:rsidRPr="00CC05BE" w:rsidDel="00CC05BE">
          <w:rPr>
            <w:noProof/>
          </w:rPr>
          <w:delText>Figure 1:   Example Vader Application Diagram</w:delText>
        </w:r>
        <w:r w:rsidDel="00CC05BE">
          <w:rPr>
            <w:noProof/>
            <w:webHidden/>
          </w:rPr>
          <w:tab/>
          <w:delText>4</w:delText>
        </w:r>
      </w:del>
    </w:p>
    <w:p w14:paraId="532F5E70" w14:textId="1A5FB7E6" w:rsidR="009759C0" w:rsidDel="00CC05BE" w:rsidRDefault="009759C0">
      <w:pPr>
        <w:pStyle w:val="TableofFigures"/>
        <w:tabs>
          <w:tab w:val="right" w:leader="dot" w:pos="10070"/>
        </w:tabs>
        <w:rPr>
          <w:del w:id="170" w:author="Robert Macomber" w:date="2023-08-28T14:55:00Z"/>
          <w:rFonts w:eastAsiaTheme="minorEastAsia"/>
          <w:noProof/>
        </w:rPr>
      </w:pPr>
      <w:del w:id="171" w:author="Robert Macomber" w:date="2023-08-28T14:55:00Z">
        <w:r w:rsidRPr="00CC05BE" w:rsidDel="00CC05BE">
          <w:rPr>
            <w:noProof/>
          </w:rPr>
          <w:delText>Figure 2:  I2C Register Write and Read</w:delText>
        </w:r>
        <w:r w:rsidDel="00CC05BE">
          <w:rPr>
            <w:noProof/>
            <w:webHidden/>
          </w:rPr>
          <w:tab/>
          <w:delText>6</w:delText>
        </w:r>
      </w:del>
    </w:p>
    <w:p w14:paraId="5B46C275" w14:textId="5C41C15D" w:rsidR="009759C0" w:rsidDel="00CC05BE" w:rsidRDefault="009759C0">
      <w:pPr>
        <w:pStyle w:val="TableofFigures"/>
        <w:tabs>
          <w:tab w:val="right" w:leader="dot" w:pos="10070"/>
        </w:tabs>
        <w:rPr>
          <w:del w:id="172" w:author="Robert Macomber" w:date="2023-08-28T14:55:00Z"/>
          <w:rFonts w:eastAsiaTheme="minorEastAsia"/>
          <w:noProof/>
        </w:rPr>
      </w:pPr>
      <w:del w:id="173" w:author="Robert Macomber" w:date="2023-08-28T14:55:00Z">
        <w:r w:rsidRPr="00CC05BE" w:rsidDel="00CC05BE">
          <w:rPr>
            <w:noProof/>
          </w:rPr>
          <w:delText>Figure 3:  I2C Burst Write and Read</w:delText>
        </w:r>
        <w:r w:rsidDel="00CC05BE">
          <w:rPr>
            <w:noProof/>
            <w:webHidden/>
          </w:rPr>
          <w:tab/>
          <w:delText>6</w:delText>
        </w:r>
      </w:del>
    </w:p>
    <w:p w14:paraId="449EDF31" w14:textId="616F4617" w:rsidR="009759C0" w:rsidDel="00CC05BE" w:rsidRDefault="009759C0">
      <w:pPr>
        <w:pStyle w:val="TableofFigures"/>
        <w:tabs>
          <w:tab w:val="right" w:leader="dot" w:pos="10070"/>
        </w:tabs>
        <w:rPr>
          <w:del w:id="174" w:author="Robert Macomber" w:date="2023-08-28T14:55:00Z"/>
          <w:rFonts w:eastAsiaTheme="minorEastAsia"/>
          <w:noProof/>
        </w:rPr>
      </w:pPr>
      <w:del w:id="175" w:author="Robert Macomber" w:date="2023-08-28T14:55:00Z">
        <w:r w:rsidRPr="00CC05BE" w:rsidDel="00CC05BE">
          <w:rPr>
            <w:noProof/>
          </w:rPr>
          <w:delText>Figure 4:  Scan Pattern Simulation Waveform</w:delText>
        </w:r>
        <w:r w:rsidDel="00CC05BE">
          <w:rPr>
            <w:noProof/>
            <w:webHidden/>
          </w:rPr>
          <w:tab/>
          <w:delText>8</w:delText>
        </w:r>
      </w:del>
    </w:p>
    <w:p w14:paraId="1DE528BB" w14:textId="03C03CCC" w:rsidR="009759C0" w:rsidDel="00CC05BE" w:rsidRDefault="009759C0">
      <w:pPr>
        <w:pStyle w:val="TableofFigures"/>
        <w:tabs>
          <w:tab w:val="right" w:leader="dot" w:pos="10070"/>
        </w:tabs>
        <w:rPr>
          <w:del w:id="176" w:author="Robert Macomber" w:date="2023-08-28T14:55:00Z"/>
          <w:rFonts w:eastAsiaTheme="minorEastAsia"/>
          <w:noProof/>
        </w:rPr>
      </w:pPr>
      <w:del w:id="177" w:author="Robert Macomber" w:date="2023-08-28T14:55:00Z">
        <w:r w:rsidRPr="00CC05BE" w:rsidDel="00CC05BE">
          <w:rPr>
            <w:noProof/>
          </w:rPr>
          <w:lastRenderedPageBreak/>
          <w:delText>Figure 5:  Scan Shift-Capture Diagram (image copied from PE24103 Digital DFT document)</w:delText>
        </w:r>
        <w:r w:rsidDel="00CC05BE">
          <w:rPr>
            <w:noProof/>
            <w:webHidden/>
          </w:rPr>
          <w:tab/>
          <w:delText>9</w:delText>
        </w:r>
      </w:del>
    </w:p>
    <w:p w14:paraId="7B583DCF" w14:textId="5977708A" w:rsidR="009759C0" w:rsidDel="00CC05BE" w:rsidRDefault="009759C0">
      <w:pPr>
        <w:pStyle w:val="TableofFigures"/>
        <w:tabs>
          <w:tab w:val="right" w:leader="dot" w:pos="10070"/>
        </w:tabs>
        <w:rPr>
          <w:del w:id="178" w:author="Robert Macomber" w:date="2023-08-28T14:55:00Z"/>
          <w:rFonts w:eastAsiaTheme="minorEastAsia"/>
          <w:noProof/>
        </w:rPr>
      </w:pPr>
      <w:del w:id="179" w:author="Robert Macomber" w:date="2023-08-28T14:55:00Z">
        <w:r w:rsidRPr="00CC05BE" w:rsidDel="00CC05BE">
          <w:rPr>
            <w:noProof/>
          </w:rPr>
          <w:delText>Figure 6:  Scan Reset Diagram (image copied from PE24103 Digital DFT document)</w:delText>
        </w:r>
        <w:r w:rsidDel="00CC05BE">
          <w:rPr>
            <w:noProof/>
            <w:webHidden/>
          </w:rPr>
          <w:tab/>
          <w:delText>9</w:delText>
        </w:r>
      </w:del>
    </w:p>
    <w:p w14:paraId="03483107" w14:textId="30D75217" w:rsidR="009759C0" w:rsidDel="00CC05BE" w:rsidRDefault="009759C0">
      <w:pPr>
        <w:pStyle w:val="TableofFigures"/>
        <w:tabs>
          <w:tab w:val="right" w:leader="dot" w:pos="10070"/>
        </w:tabs>
        <w:rPr>
          <w:del w:id="180" w:author="Robert Macomber" w:date="2023-08-28T14:55:00Z"/>
          <w:rFonts w:eastAsiaTheme="minorEastAsia"/>
          <w:noProof/>
        </w:rPr>
      </w:pPr>
      <w:del w:id="181" w:author="Robert Macomber" w:date="2023-08-28T14:55:00Z">
        <w:r w:rsidRPr="00CC05BE" w:rsidDel="00CC05BE">
          <w:rPr>
            <w:noProof/>
          </w:rPr>
          <w:delText>Figure 7: ATPG Fault Coverage</w:delText>
        </w:r>
        <w:r w:rsidDel="00CC05BE">
          <w:rPr>
            <w:noProof/>
            <w:webHidden/>
          </w:rPr>
          <w:tab/>
          <w:delText>10</w:delText>
        </w:r>
      </w:del>
    </w:p>
    <w:p w14:paraId="038D92B8" w14:textId="61D9AA0B" w:rsidR="009759C0" w:rsidDel="00CC05BE" w:rsidRDefault="009759C0">
      <w:pPr>
        <w:pStyle w:val="TableofFigures"/>
        <w:tabs>
          <w:tab w:val="right" w:leader="dot" w:pos="10070"/>
        </w:tabs>
        <w:rPr>
          <w:del w:id="182" w:author="Robert Macomber" w:date="2023-08-28T14:55:00Z"/>
          <w:rFonts w:eastAsiaTheme="minorEastAsia"/>
          <w:noProof/>
        </w:rPr>
      </w:pPr>
      <w:del w:id="183" w:author="Robert Macomber" w:date="2023-08-28T14:55:00Z">
        <w:r w:rsidRPr="00CC05BE" w:rsidDel="00CC05BE">
          <w:rPr>
            <w:noProof/>
          </w:rPr>
          <w:delText>Figure 8: Vader Shadow Registers I2C View</w:delText>
        </w:r>
        <w:r w:rsidDel="00CC05BE">
          <w:rPr>
            <w:noProof/>
            <w:webHidden/>
          </w:rPr>
          <w:tab/>
          <w:delText>11</w:delText>
        </w:r>
      </w:del>
    </w:p>
    <w:p w14:paraId="694240A9" w14:textId="0EEBFB93" w:rsidR="009759C0" w:rsidDel="00CC05BE" w:rsidRDefault="009759C0">
      <w:pPr>
        <w:pStyle w:val="TableofFigures"/>
        <w:tabs>
          <w:tab w:val="right" w:leader="dot" w:pos="10070"/>
        </w:tabs>
        <w:rPr>
          <w:del w:id="184" w:author="Robert Macomber" w:date="2023-08-28T14:55:00Z"/>
          <w:rFonts w:eastAsiaTheme="minorEastAsia"/>
          <w:noProof/>
        </w:rPr>
      </w:pPr>
      <w:del w:id="185" w:author="Robert Macomber" w:date="2023-08-28T14:55:00Z">
        <w:r w:rsidRPr="00CC05BE" w:rsidDel="00CC05BE">
          <w:rPr>
            <w:noProof/>
          </w:rPr>
          <w:delText>Figure 9: Vader Shadow Registers OTP Memory</w:delText>
        </w:r>
        <w:r w:rsidDel="00CC05BE">
          <w:rPr>
            <w:noProof/>
            <w:webHidden/>
          </w:rPr>
          <w:tab/>
          <w:delText>12</w:delText>
        </w:r>
      </w:del>
    </w:p>
    <w:p w14:paraId="2DB77D7C" w14:textId="6352E408" w:rsidR="009759C0" w:rsidDel="00CC05BE" w:rsidRDefault="009759C0">
      <w:pPr>
        <w:pStyle w:val="TableofFigures"/>
        <w:tabs>
          <w:tab w:val="right" w:leader="dot" w:pos="10070"/>
        </w:tabs>
        <w:rPr>
          <w:del w:id="186" w:author="Robert Macomber" w:date="2023-08-28T14:55:00Z"/>
          <w:rFonts w:eastAsiaTheme="minorEastAsia"/>
          <w:noProof/>
        </w:rPr>
      </w:pPr>
      <w:del w:id="187" w:author="Robert Macomber" w:date="2023-08-28T14:55:00Z">
        <w:r w:rsidRPr="00CC05BE" w:rsidDel="00CC05BE">
          <w:rPr>
            <w:noProof/>
          </w:rPr>
          <w:delText>Figure 10: Shadow Image Registers</w:delText>
        </w:r>
        <w:r w:rsidDel="00CC05BE">
          <w:rPr>
            <w:noProof/>
            <w:webHidden/>
          </w:rPr>
          <w:tab/>
          <w:delText>13</w:delText>
        </w:r>
      </w:del>
    </w:p>
    <w:p w14:paraId="7355D064" w14:textId="283257A7" w:rsidR="009759C0" w:rsidDel="00CC05BE" w:rsidRDefault="009759C0">
      <w:pPr>
        <w:pStyle w:val="TableofFigures"/>
        <w:tabs>
          <w:tab w:val="right" w:leader="dot" w:pos="10070"/>
        </w:tabs>
        <w:rPr>
          <w:del w:id="188" w:author="Robert Macomber" w:date="2023-08-28T14:55:00Z"/>
          <w:rFonts w:eastAsiaTheme="minorEastAsia"/>
          <w:noProof/>
        </w:rPr>
      </w:pPr>
      <w:del w:id="189" w:author="Robert Macomber" w:date="2023-08-28T14:55:00Z">
        <w:r w:rsidRPr="00CC05BE" w:rsidDel="00CC05BE">
          <w:rPr>
            <w:noProof/>
          </w:rPr>
          <w:delText>Figure 11: NVM ACCESS registers</w:delText>
        </w:r>
        <w:r w:rsidDel="00CC05BE">
          <w:rPr>
            <w:noProof/>
            <w:webHidden/>
          </w:rPr>
          <w:tab/>
          <w:delText>14</w:delText>
        </w:r>
      </w:del>
    </w:p>
    <w:p w14:paraId="3E287E12" w14:textId="18E078A6" w:rsidR="009759C0" w:rsidDel="00CC05BE" w:rsidRDefault="009759C0">
      <w:pPr>
        <w:pStyle w:val="TableofFigures"/>
        <w:tabs>
          <w:tab w:val="right" w:leader="dot" w:pos="10070"/>
        </w:tabs>
        <w:rPr>
          <w:del w:id="190" w:author="Robert Macomber" w:date="2023-08-28T14:55:00Z"/>
          <w:rFonts w:eastAsiaTheme="minorEastAsia"/>
          <w:noProof/>
        </w:rPr>
      </w:pPr>
      <w:del w:id="191" w:author="Robert Macomber" w:date="2023-08-28T14:55:00Z">
        <w:r w:rsidRPr="00CC05BE" w:rsidDel="00CC05BE">
          <w:rPr>
            <w:noProof/>
          </w:rPr>
          <w:delText>Figure 12: DFT Registers</w:delText>
        </w:r>
        <w:r w:rsidDel="00CC05BE">
          <w:rPr>
            <w:noProof/>
            <w:webHidden/>
          </w:rPr>
          <w:tab/>
          <w:delText>19</w:delText>
        </w:r>
      </w:del>
    </w:p>
    <w:p w14:paraId="016857C4" w14:textId="32794830" w:rsidR="008D2A23" w:rsidRDefault="000A5464" w:rsidP="008D2A23">
      <w:r>
        <w:fldChar w:fldCharType="end"/>
      </w:r>
    </w:p>
    <w:p w14:paraId="34B39A97" w14:textId="2AF26C31" w:rsidR="009759C0" w:rsidRDefault="000A5464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37132976" w:history="1">
        <w:r w:rsidR="009759C0" w:rsidRPr="00EA70DA">
          <w:rPr>
            <w:rStyle w:val="Hyperlink"/>
            <w:noProof/>
          </w:rPr>
          <w:t>Table 1: Digital DFT Pins</w:t>
        </w:r>
        <w:r w:rsidR="009759C0">
          <w:rPr>
            <w:noProof/>
            <w:webHidden/>
          </w:rPr>
          <w:tab/>
        </w:r>
        <w:r w:rsidR="009759C0">
          <w:rPr>
            <w:noProof/>
            <w:webHidden/>
          </w:rPr>
          <w:fldChar w:fldCharType="begin"/>
        </w:r>
        <w:r w:rsidR="009759C0">
          <w:rPr>
            <w:noProof/>
            <w:webHidden/>
          </w:rPr>
          <w:instrText xml:space="preserve"> PAGEREF _Toc137132976 \h </w:instrText>
        </w:r>
        <w:r w:rsidR="009759C0">
          <w:rPr>
            <w:noProof/>
            <w:webHidden/>
          </w:rPr>
        </w:r>
        <w:r w:rsidR="009759C0">
          <w:rPr>
            <w:noProof/>
            <w:webHidden/>
          </w:rPr>
          <w:fldChar w:fldCharType="separate"/>
        </w:r>
        <w:r w:rsidR="009759C0">
          <w:rPr>
            <w:noProof/>
            <w:webHidden/>
          </w:rPr>
          <w:t>4</w:t>
        </w:r>
        <w:r w:rsidR="009759C0">
          <w:rPr>
            <w:noProof/>
            <w:webHidden/>
          </w:rPr>
          <w:fldChar w:fldCharType="end"/>
        </w:r>
      </w:hyperlink>
    </w:p>
    <w:p w14:paraId="693E650D" w14:textId="0BD8A1BB" w:rsidR="009759C0" w:rsidRDefault="00196646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137132977" w:history="1">
        <w:r w:rsidR="009759C0" w:rsidRPr="00EA70DA">
          <w:rPr>
            <w:rStyle w:val="Hyperlink"/>
            <w:noProof/>
          </w:rPr>
          <w:t>Table 2:  Scan Pins</w:t>
        </w:r>
        <w:r w:rsidR="009759C0">
          <w:rPr>
            <w:noProof/>
            <w:webHidden/>
          </w:rPr>
          <w:tab/>
        </w:r>
        <w:r w:rsidR="009759C0">
          <w:rPr>
            <w:noProof/>
            <w:webHidden/>
          </w:rPr>
          <w:fldChar w:fldCharType="begin"/>
        </w:r>
        <w:r w:rsidR="009759C0">
          <w:rPr>
            <w:noProof/>
            <w:webHidden/>
          </w:rPr>
          <w:instrText xml:space="preserve"> PAGEREF _Toc137132977 \h </w:instrText>
        </w:r>
        <w:r w:rsidR="009759C0">
          <w:rPr>
            <w:noProof/>
            <w:webHidden/>
          </w:rPr>
        </w:r>
        <w:r w:rsidR="009759C0">
          <w:rPr>
            <w:noProof/>
            <w:webHidden/>
          </w:rPr>
          <w:fldChar w:fldCharType="separate"/>
        </w:r>
        <w:r w:rsidR="009759C0">
          <w:rPr>
            <w:noProof/>
            <w:webHidden/>
          </w:rPr>
          <w:t>8</w:t>
        </w:r>
        <w:r w:rsidR="009759C0">
          <w:rPr>
            <w:noProof/>
            <w:webHidden/>
          </w:rPr>
          <w:fldChar w:fldCharType="end"/>
        </w:r>
      </w:hyperlink>
    </w:p>
    <w:p w14:paraId="19B78788" w14:textId="6346D4BE" w:rsidR="009759C0" w:rsidRDefault="00196646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137132978" w:history="1">
        <w:r w:rsidR="009759C0" w:rsidRPr="00EA70DA">
          <w:rPr>
            <w:rStyle w:val="Hyperlink"/>
            <w:noProof/>
          </w:rPr>
          <w:t>Table 3: ATPG-Test Pattern Statistics</w:t>
        </w:r>
        <w:r w:rsidR="009759C0">
          <w:rPr>
            <w:noProof/>
            <w:webHidden/>
          </w:rPr>
          <w:tab/>
        </w:r>
        <w:r w:rsidR="009759C0">
          <w:rPr>
            <w:noProof/>
            <w:webHidden/>
          </w:rPr>
          <w:fldChar w:fldCharType="begin"/>
        </w:r>
        <w:r w:rsidR="009759C0">
          <w:rPr>
            <w:noProof/>
            <w:webHidden/>
          </w:rPr>
          <w:instrText xml:space="preserve"> PAGEREF _Toc137132978 \h </w:instrText>
        </w:r>
        <w:r w:rsidR="009759C0">
          <w:rPr>
            <w:noProof/>
            <w:webHidden/>
          </w:rPr>
        </w:r>
        <w:r w:rsidR="009759C0">
          <w:rPr>
            <w:noProof/>
            <w:webHidden/>
          </w:rPr>
          <w:fldChar w:fldCharType="separate"/>
        </w:r>
        <w:r w:rsidR="009759C0">
          <w:rPr>
            <w:noProof/>
            <w:webHidden/>
          </w:rPr>
          <w:t>10</w:t>
        </w:r>
        <w:r w:rsidR="009759C0">
          <w:rPr>
            <w:noProof/>
            <w:webHidden/>
          </w:rPr>
          <w:fldChar w:fldCharType="end"/>
        </w:r>
      </w:hyperlink>
    </w:p>
    <w:p w14:paraId="30D71DC9" w14:textId="080F3878" w:rsidR="009759C0" w:rsidRDefault="00196646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137132979" w:history="1">
        <w:r w:rsidR="009759C0" w:rsidRPr="00EA70DA">
          <w:rPr>
            <w:rStyle w:val="Hyperlink"/>
            <w:noProof/>
          </w:rPr>
          <w:t>Table 4:  OTP Page Addressing</w:t>
        </w:r>
        <w:r w:rsidR="009759C0">
          <w:rPr>
            <w:noProof/>
            <w:webHidden/>
          </w:rPr>
          <w:tab/>
        </w:r>
        <w:r w:rsidR="009759C0">
          <w:rPr>
            <w:noProof/>
            <w:webHidden/>
          </w:rPr>
          <w:fldChar w:fldCharType="begin"/>
        </w:r>
        <w:r w:rsidR="009759C0">
          <w:rPr>
            <w:noProof/>
            <w:webHidden/>
          </w:rPr>
          <w:instrText xml:space="preserve"> PAGEREF _Toc137132979 \h </w:instrText>
        </w:r>
        <w:r w:rsidR="009759C0">
          <w:rPr>
            <w:noProof/>
            <w:webHidden/>
          </w:rPr>
        </w:r>
        <w:r w:rsidR="009759C0">
          <w:rPr>
            <w:noProof/>
            <w:webHidden/>
          </w:rPr>
          <w:fldChar w:fldCharType="separate"/>
        </w:r>
        <w:r w:rsidR="009759C0">
          <w:rPr>
            <w:noProof/>
            <w:webHidden/>
          </w:rPr>
          <w:t>12</w:t>
        </w:r>
        <w:r w:rsidR="009759C0">
          <w:rPr>
            <w:noProof/>
            <w:webHidden/>
          </w:rPr>
          <w:fldChar w:fldCharType="end"/>
        </w:r>
      </w:hyperlink>
    </w:p>
    <w:p w14:paraId="479E7665" w14:textId="27EC4246" w:rsidR="009759C0" w:rsidRDefault="00196646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137132980" w:history="1">
        <w:r w:rsidR="009759C0" w:rsidRPr="00EA70DA">
          <w:rPr>
            <w:rStyle w:val="Hyperlink"/>
            <w:noProof/>
          </w:rPr>
          <w:t>Table 5: OTP Read Modes</w:t>
        </w:r>
        <w:r w:rsidR="009759C0">
          <w:rPr>
            <w:noProof/>
            <w:webHidden/>
          </w:rPr>
          <w:tab/>
        </w:r>
        <w:r w:rsidR="009759C0">
          <w:rPr>
            <w:noProof/>
            <w:webHidden/>
          </w:rPr>
          <w:fldChar w:fldCharType="begin"/>
        </w:r>
        <w:r w:rsidR="009759C0">
          <w:rPr>
            <w:noProof/>
            <w:webHidden/>
          </w:rPr>
          <w:instrText xml:space="preserve"> PAGEREF _Toc137132980 \h </w:instrText>
        </w:r>
        <w:r w:rsidR="009759C0">
          <w:rPr>
            <w:noProof/>
            <w:webHidden/>
          </w:rPr>
        </w:r>
        <w:r w:rsidR="009759C0">
          <w:rPr>
            <w:noProof/>
            <w:webHidden/>
          </w:rPr>
          <w:fldChar w:fldCharType="separate"/>
        </w:r>
        <w:r w:rsidR="009759C0">
          <w:rPr>
            <w:noProof/>
            <w:webHidden/>
          </w:rPr>
          <w:t>14</w:t>
        </w:r>
        <w:r w:rsidR="009759C0">
          <w:rPr>
            <w:noProof/>
            <w:webHidden/>
          </w:rPr>
          <w:fldChar w:fldCharType="end"/>
        </w:r>
      </w:hyperlink>
    </w:p>
    <w:p w14:paraId="2530DA62" w14:textId="48F98751" w:rsidR="009759C0" w:rsidRDefault="00196646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137132981" w:history="1">
        <w:r w:rsidR="009759C0" w:rsidRPr="00EA70DA">
          <w:rPr>
            <w:rStyle w:val="Hyperlink"/>
            <w:noProof/>
          </w:rPr>
          <w:t>Table 6: NVM SIZE Field</w:t>
        </w:r>
        <w:r w:rsidR="009759C0">
          <w:rPr>
            <w:noProof/>
            <w:webHidden/>
          </w:rPr>
          <w:tab/>
        </w:r>
        <w:r w:rsidR="009759C0">
          <w:rPr>
            <w:noProof/>
            <w:webHidden/>
          </w:rPr>
          <w:fldChar w:fldCharType="begin"/>
        </w:r>
        <w:r w:rsidR="009759C0">
          <w:rPr>
            <w:noProof/>
            <w:webHidden/>
          </w:rPr>
          <w:instrText xml:space="preserve"> PAGEREF _Toc137132981 \h </w:instrText>
        </w:r>
        <w:r w:rsidR="009759C0">
          <w:rPr>
            <w:noProof/>
            <w:webHidden/>
          </w:rPr>
        </w:r>
        <w:r w:rsidR="009759C0">
          <w:rPr>
            <w:noProof/>
            <w:webHidden/>
          </w:rPr>
          <w:fldChar w:fldCharType="separate"/>
        </w:r>
        <w:r w:rsidR="009759C0">
          <w:rPr>
            <w:noProof/>
            <w:webHidden/>
          </w:rPr>
          <w:t>14</w:t>
        </w:r>
        <w:r w:rsidR="009759C0">
          <w:rPr>
            <w:noProof/>
            <w:webHidden/>
          </w:rPr>
          <w:fldChar w:fldCharType="end"/>
        </w:r>
      </w:hyperlink>
    </w:p>
    <w:p w14:paraId="5E36A556" w14:textId="15D764A2" w:rsidR="009759C0" w:rsidRDefault="00196646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137132982" w:history="1">
        <w:r w:rsidR="009759C0" w:rsidRPr="00EA70DA">
          <w:rPr>
            <w:rStyle w:val="Hyperlink"/>
            <w:noProof/>
          </w:rPr>
          <w:t>Table 7:  Test Mode Signals/Registers</w:t>
        </w:r>
        <w:r w:rsidR="009759C0">
          <w:rPr>
            <w:noProof/>
            <w:webHidden/>
          </w:rPr>
          <w:tab/>
        </w:r>
        <w:r w:rsidR="009759C0">
          <w:rPr>
            <w:noProof/>
            <w:webHidden/>
          </w:rPr>
          <w:fldChar w:fldCharType="begin"/>
        </w:r>
        <w:r w:rsidR="009759C0">
          <w:rPr>
            <w:noProof/>
            <w:webHidden/>
          </w:rPr>
          <w:instrText xml:space="preserve"> PAGEREF _Toc137132982 \h </w:instrText>
        </w:r>
        <w:r w:rsidR="009759C0">
          <w:rPr>
            <w:noProof/>
            <w:webHidden/>
          </w:rPr>
        </w:r>
        <w:r w:rsidR="009759C0">
          <w:rPr>
            <w:noProof/>
            <w:webHidden/>
          </w:rPr>
          <w:fldChar w:fldCharType="separate"/>
        </w:r>
        <w:r w:rsidR="009759C0">
          <w:rPr>
            <w:noProof/>
            <w:webHidden/>
          </w:rPr>
          <w:t>19</w:t>
        </w:r>
        <w:r w:rsidR="009759C0">
          <w:rPr>
            <w:noProof/>
            <w:webHidden/>
          </w:rPr>
          <w:fldChar w:fldCharType="end"/>
        </w:r>
      </w:hyperlink>
    </w:p>
    <w:p w14:paraId="7171B5DF" w14:textId="27E1EB95" w:rsidR="009759C0" w:rsidRDefault="00196646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137132983" w:history="1">
        <w:r w:rsidR="009759C0" w:rsidRPr="00EA70DA">
          <w:rPr>
            <w:rStyle w:val="Hyperlink"/>
            <w:noProof/>
          </w:rPr>
          <w:t>Table 8:  Output Signal Override Field</w:t>
        </w:r>
        <w:r w:rsidR="009759C0">
          <w:rPr>
            <w:noProof/>
            <w:webHidden/>
          </w:rPr>
          <w:tab/>
        </w:r>
        <w:r w:rsidR="009759C0">
          <w:rPr>
            <w:noProof/>
            <w:webHidden/>
          </w:rPr>
          <w:fldChar w:fldCharType="begin"/>
        </w:r>
        <w:r w:rsidR="009759C0">
          <w:rPr>
            <w:noProof/>
            <w:webHidden/>
          </w:rPr>
          <w:instrText xml:space="preserve"> PAGEREF _Toc137132983 \h </w:instrText>
        </w:r>
        <w:r w:rsidR="009759C0">
          <w:rPr>
            <w:noProof/>
            <w:webHidden/>
          </w:rPr>
        </w:r>
        <w:r w:rsidR="009759C0">
          <w:rPr>
            <w:noProof/>
            <w:webHidden/>
          </w:rPr>
          <w:fldChar w:fldCharType="separate"/>
        </w:r>
        <w:r w:rsidR="009759C0">
          <w:rPr>
            <w:noProof/>
            <w:webHidden/>
          </w:rPr>
          <w:t>20</w:t>
        </w:r>
        <w:r w:rsidR="009759C0">
          <w:rPr>
            <w:noProof/>
            <w:webHidden/>
          </w:rPr>
          <w:fldChar w:fldCharType="end"/>
        </w:r>
      </w:hyperlink>
    </w:p>
    <w:p w14:paraId="325B1FDA" w14:textId="086BB0B7" w:rsidR="009759C0" w:rsidRDefault="00196646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137132984" w:history="1">
        <w:r w:rsidR="009759C0" w:rsidRPr="00EA70DA">
          <w:rPr>
            <w:rStyle w:val="Hyperlink"/>
            <w:noProof/>
          </w:rPr>
          <w:t>Table 9:  Output Overrides</w:t>
        </w:r>
        <w:r w:rsidR="009759C0">
          <w:rPr>
            <w:noProof/>
            <w:webHidden/>
          </w:rPr>
          <w:tab/>
        </w:r>
        <w:r w:rsidR="009759C0">
          <w:rPr>
            <w:noProof/>
            <w:webHidden/>
          </w:rPr>
          <w:fldChar w:fldCharType="begin"/>
        </w:r>
        <w:r w:rsidR="009759C0">
          <w:rPr>
            <w:noProof/>
            <w:webHidden/>
          </w:rPr>
          <w:instrText xml:space="preserve"> PAGEREF _Toc137132984 \h </w:instrText>
        </w:r>
        <w:r w:rsidR="009759C0">
          <w:rPr>
            <w:noProof/>
            <w:webHidden/>
          </w:rPr>
        </w:r>
        <w:r w:rsidR="009759C0">
          <w:rPr>
            <w:noProof/>
            <w:webHidden/>
          </w:rPr>
          <w:fldChar w:fldCharType="separate"/>
        </w:r>
        <w:r w:rsidR="009759C0">
          <w:rPr>
            <w:noProof/>
            <w:webHidden/>
          </w:rPr>
          <w:t>20</w:t>
        </w:r>
        <w:r w:rsidR="009759C0">
          <w:rPr>
            <w:noProof/>
            <w:webHidden/>
          </w:rPr>
          <w:fldChar w:fldCharType="end"/>
        </w:r>
      </w:hyperlink>
    </w:p>
    <w:p w14:paraId="6CE1C123" w14:textId="245039D4" w:rsidR="009759C0" w:rsidRDefault="00196646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137132985" w:history="1">
        <w:r w:rsidR="009759C0" w:rsidRPr="00EA70DA">
          <w:rPr>
            <w:rStyle w:val="Hyperlink"/>
            <w:noProof/>
          </w:rPr>
          <w:t>Table 10: Main State Codes</w:t>
        </w:r>
        <w:r w:rsidR="009759C0">
          <w:rPr>
            <w:noProof/>
            <w:webHidden/>
          </w:rPr>
          <w:tab/>
        </w:r>
        <w:r w:rsidR="009759C0">
          <w:rPr>
            <w:noProof/>
            <w:webHidden/>
          </w:rPr>
          <w:fldChar w:fldCharType="begin"/>
        </w:r>
        <w:r w:rsidR="009759C0">
          <w:rPr>
            <w:noProof/>
            <w:webHidden/>
          </w:rPr>
          <w:instrText xml:space="preserve"> PAGEREF _Toc137132985 \h </w:instrText>
        </w:r>
        <w:r w:rsidR="009759C0">
          <w:rPr>
            <w:noProof/>
            <w:webHidden/>
          </w:rPr>
        </w:r>
        <w:r w:rsidR="009759C0">
          <w:rPr>
            <w:noProof/>
            <w:webHidden/>
          </w:rPr>
          <w:fldChar w:fldCharType="separate"/>
        </w:r>
        <w:r w:rsidR="009759C0">
          <w:rPr>
            <w:noProof/>
            <w:webHidden/>
          </w:rPr>
          <w:t>21</w:t>
        </w:r>
        <w:r w:rsidR="009759C0">
          <w:rPr>
            <w:noProof/>
            <w:webHidden/>
          </w:rPr>
          <w:fldChar w:fldCharType="end"/>
        </w:r>
      </w:hyperlink>
    </w:p>
    <w:p w14:paraId="2BBB5ED7" w14:textId="3B77F4A7" w:rsidR="009759C0" w:rsidRDefault="00196646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137132986" w:history="1">
        <w:r w:rsidR="009759C0" w:rsidRPr="00EA70DA">
          <w:rPr>
            <w:rStyle w:val="Hyperlink"/>
            <w:noProof/>
          </w:rPr>
          <w:t>Table 11: Power Control State Codes</w:t>
        </w:r>
        <w:r w:rsidR="009759C0">
          <w:rPr>
            <w:noProof/>
            <w:webHidden/>
          </w:rPr>
          <w:tab/>
        </w:r>
        <w:r w:rsidR="009759C0">
          <w:rPr>
            <w:noProof/>
            <w:webHidden/>
          </w:rPr>
          <w:fldChar w:fldCharType="begin"/>
        </w:r>
        <w:r w:rsidR="009759C0">
          <w:rPr>
            <w:noProof/>
            <w:webHidden/>
          </w:rPr>
          <w:instrText xml:space="preserve"> PAGEREF _Toc137132986 \h </w:instrText>
        </w:r>
        <w:r w:rsidR="009759C0">
          <w:rPr>
            <w:noProof/>
            <w:webHidden/>
          </w:rPr>
        </w:r>
        <w:r w:rsidR="009759C0">
          <w:rPr>
            <w:noProof/>
            <w:webHidden/>
          </w:rPr>
          <w:fldChar w:fldCharType="separate"/>
        </w:r>
        <w:r w:rsidR="009759C0">
          <w:rPr>
            <w:noProof/>
            <w:webHidden/>
          </w:rPr>
          <w:t>21</w:t>
        </w:r>
        <w:r w:rsidR="009759C0">
          <w:rPr>
            <w:noProof/>
            <w:webHidden/>
          </w:rPr>
          <w:fldChar w:fldCharType="end"/>
        </w:r>
      </w:hyperlink>
    </w:p>
    <w:p w14:paraId="4E323326" w14:textId="5B1CFD1F" w:rsidR="009759C0" w:rsidRDefault="00196646">
      <w:pPr>
        <w:pStyle w:val="TableofFigures"/>
        <w:tabs>
          <w:tab w:val="right" w:leader="dot" w:pos="10070"/>
        </w:tabs>
        <w:rPr>
          <w:rFonts w:eastAsiaTheme="minorEastAsia"/>
          <w:noProof/>
        </w:rPr>
      </w:pPr>
      <w:hyperlink w:anchor="_Toc137132987" w:history="1">
        <w:r w:rsidR="009759C0" w:rsidRPr="00EA70DA">
          <w:rPr>
            <w:rStyle w:val="Hyperlink"/>
            <w:noProof/>
          </w:rPr>
          <w:t>Table 12: Diagnostic Data</w:t>
        </w:r>
        <w:r w:rsidR="009759C0">
          <w:rPr>
            <w:noProof/>
            <w:webHidden/>
          </w:rPr>
          <w:tab/>
        </w:r>
        <w:r w:rsidR="009759C0">
          <w:rPr>
            <w:noProof/>
            <w:webHidden/>
          </w:rPr>
          <w:fldChar w:fldCharType="begin"/>
        </w:r>
        <w:r w:rsidR="009759C0">
          <w:rPr>
            <w:noProof/>
            <w:webHidden/>
          </w:rPr>
          <w:instrText xml:space="preserve"> PAGEREF _Toc137132987 \h </w:instrText>
        </w:r>
        <w:r w:rsidR="009759C0">
          <w:rPr>
            <w:noProof/>
            <w:webHidden/>
          </w:rPr>
        </w:r>
        <w:r w:rsidR="009759C0">
          <w:rPr>
            <w:noProof/>
            <w:webHidden/>
          </w:rPr>
          <w:fldChar w:fldCharType="separate"/>
        </w:r>
        <w:r w:rsidR="009759C0">
          <w:rPr>
            <w:noProof/>
            <w:webHidden/>
          </w:rPr>
          <w:t>22</w:t>
        </w:r>
        <w:r w:rsidR="009759C0">
          <w:rPr>
            <w:noProof/>
            <w:webHidden/>
          </w:rPr>
          <w:fldChar w:fldCharType="end"/>
        </w:r>
      </w:hyperlink>
    </w:p>
    <w:p w14:paraId="245D251A" w14:textId="76E118DC" w:rsidR="00391864" w:rsidRDefault="000A5464" w:rsidP="00336651">
      <w:pPr>
        <w:pStyle w:val="Heading1"/>
      </w:pPr>
      <w:r>
        <w:lastRenderedPageBreak/>
        <w:fldChar w:fldCharType="end"/>
      </w:r>
      <w:bookmarkStart w:id="192" w:name="_Ref137028000"/>
      <w:bookmarkStart w:id="193" w:name="_Ref137028015"/>
      <w:bookmarkStart w:id="194" w:name="_Ref137028043"/>
      <w:bookmarkStart w:id="195" w:name="_Toc144120375"/>
      <w:r w:rsidR="00B2603B" w:rsidRPr="004630CF">
        <w:t>Overview</w:t>
      </w:r>
      <w:bookmarkEnd w:id="192"/>
      <w:bookmarkEnd w:id="193"/>
      <w:bookmarkEnd w:id="194"/>
      <w:bookmarkEnd w:id="195"/>
    </w:p>
    <w:p w14:paraId="11F42750" w14:textId="77777777" w:rsidR="00AB1A68" w:rsidRDefault="00AB1A68" w:rsidP="00FD42D2"/>
    <w:p w14:paraId="4A6DE25C" w14:textId="5AF61DFC" w:rsidR="00CF3F05" w:rsidRDefault="00E14A66" w:rsidP="00CF3F05">
      <w:pPr>
        <w:keepNext/>
        <w:jc w:val="center"/>
      </w:pPr>
      <w:r w:rsidRPr="00E14A66">
        <w:rPr>
          <w:noProof/>
        </w:rPr>
        <w:drawing>
          <wp:inline distT="0" distB="0" distL="0" distR="0" wp14:anchorId="38966E14" wp14:editId="7E09D9D1">
            <wp:extent cx="6086520" cy="3305199"/>
            <wp:effectExtent l="0" t="0" r="9525" b="9525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6520" cy="33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3957" w14:textId="2A83E779" w:rsidR="00AB1A68" w:rsidRDefault="00CF3F05" w:rsidP="00CF3F05">
      <w:pPr>
        <w:pStyle w:val="Caption"/>
        <w:jc w:val="center"/>
      </w:pPr>
      <w:bookmarkStart w:id="196" w:name="_Ref137020484"/>
      <w:bookmarkStart w:id="197" w:name="_Toc144126972"/>
      <w:r>
        <w:t xml:space="preserve">Figure </w:t>
      </w:r>
      <w:fldSimple w:instr=" SEQ Figure \* ARABIC ">
        <w:r w:rsidR="00CC05BE">
          <w:rPr>
            <w:noProof/>
          </w:rPr>
          <w:t>1</w:t>
        </w:r>
      </w:fldSimple>
      <w:bookmarkEnd w:id="196"/>
      <w:r w:rsidRPr="00572134">
        <w:rPr>
          <w:color w:val="FF0000"/>
        </w:rPr>
        <w:t xml:space="preserve">:  </w:t>
      </w:r>
      <w:r w:rsidR="00572134">
        <w:t xml:space="preserve"> </w:t>
      </w:r>
      <w:r w:rsidR="00E16BB8">
        <w:t xml:space="preserve">Example </w:t>
      </w:r>
      <w:r w:rsidR="00E14A66">
        <w:t>Vader Application Diagram</w:t>
      </w:r>
      <w:bookmarkEnd w:id="197"/>
    </w:p>
    <w:p w14:paraId="192D45D9" w14:textId="27119D38" w:rsidR="00C37BD3" w:rsidRDefault="006640F0" w:rsidP="00FD42D2">
      <w:r>
        <w:t>Th</w:t>
      </w:r>
      <w:r w:rsidR="00731755">
        <w:t>is document contains information about the digital Design-For-Test (DFT) features in the Vader design.</w:t>
      </w:r>
    </w:p>
    <w:p w14:paraId="69C94741" w14:textId="69BF879D" w:rsidR="002F3ED2" w:rsidRDefault="002F3ED2" w:rsidP="00FD42D2"/>
    <w:p w14:paraId="73F7D231" w14:textId="3F3DFC71" w:rsidR="00E04324" w:rsidRDefault="00E04324" w:rsidP="00E04324">
      <w:pPr>
        <w:pStyle w:val="Caption"/>
        <w:keepNext/>
        <w:jc w:val="center"/>
      </w:pPr>
      <w:bookmarkStart w:id="198" w:name="_Toc137132976"/>
      <w:r>
        <w:t xml:space="preserve">Table </w:t>
      </w:r>
      <w:fldSimple w:instr=" SEQ Table \* ARABIC ">
        <w:r w:rsidR="009759C0">
          <w:rPr>
            <w:noProof/>
          </w:rPr>
          <w:t>1</w:t>
        </w:r>
      </w:fldSimple>
      <w:r>
        <w:t xml:space="preserve">: Digital </w:t>
      </w:r>
      <w:r w:rsidR="006A5903">
        <w:t xml:space="preserve">DFT </w:t>
      </w:r>
      <w:r>
        <w:t>Pins</w:t>
      </w:r>
      <w:bookmarkEnd w:id="19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76"/>
        <w:gridCol w:w="2517"/>
        <w:gridCol w:w="2319"/>
        <w:gridCol w:w="1847"/>
      </w:tblGrid>
      <w:tr w:rsidR="002F3ED2" w14:paraId="158AFAB6" w14:textId="77777777" w:rsidTr="00E04324">
        <w:trPr>
          <w:jc w:val="center"/>
        </w:trPr>
        <w:tc>
          <w:tcPr>
            <w:tcW w:w="1476" w:type="dxa"/>
            <w:vAlign w:val="center"/>
          </w:tcPr>
          <w:p w14:paraId="0AA6D713" w14:textId="0E3B63F5" w:rsidR="002F3ED2" w:rsidRDefault="002F3ED2" w:rsidP="00E04324">
            <w:pPr>
              <w:jc w:val="center"/>
            </w:pPr>
            <w:r>
              <w:t>Pin</w:t>
            </w:r>
          </w:p>
        </w:tc>
        <w:tc>
          <w:tcPr>
            <w:tcW w:w="2517" w:type="dxa"/>
            <w:vAlign w:val="center"/>
          </w:tcPr>
          <w:p w14:paraId="3D95A249" w14:textId="54E5EB6C" w:rsidR="002F3ED2" w:rsidRDefault="002F3ED2" w:rsidP="00E04324">
            <w:pPr>
              <w:jc w:val="center"/>
            </w:pPr>
            <w:r>
              <w:t>Mission</w:t>
            </w:r>
          </w:p>
        </w:tc>
        <w:tc>
          <w:tcPr>
            <w:tcW w:w="2319" w:type="dxa"/>
            <w:vAlign w:val="center"/>
          </w:tcPr>
          <w:p w14:paraId="307F8EB5" w14:textId="48406684" w:rsidR="002F3ED2" w:rsidRDefault="002F3ED2" w:rsidP="00E04324">
            <w:pPr>
              <w:jc w:val="center"/>
            </w:pPr>
            <w:r>
              <w:t>Scan</w:t>
            </w:r>
          </w:p>
        </w:tc>
        <w:tc>
          <w:tcPr>
            <w:tcW w:w="1847" w:type="dxa"/>
            <w:vAlign w:val="center"/>
          </w:tcPr>
          <w:p w14:paraId="28927478" w14:textId="685D1AA7" w:rsidR="002F3ED2" w:rsidRDefault="002F3ED2" w:rsidP="00E04324">
            <w:pPr>
              <w:jc w:val="center"/>
            </w:pPr>
            <w:r>
              <w:t>Diagnostic</w:t>
            </w:r>
            <w:r w:rsidR="00F04416">
              <w:t xml:space="preserve"> Data</w:t>
            </w:r>
          </w:p>
        </w:tc>
      </w:tr>
      <w:tr w:rsidR="002F3ED2" w14:paraId="6571B60B" w14:textId="77777777" w:rsidTr="00E04324">
        <w:trPr>
          <w:jc w:val="center"/>
        </w:trPr>
        <w:tc>
          <w:tcPr>
            <w:tcW w:w="1476" w:type="dxa"/>
            <w:vAlign w:val="center"/>
          </w:tcPr>
          <w:p w14:paraId="0FC0C6CD" w14:textId="1F20A929" w:rsidR="002F3ED2" w:rsidRPr="00654F20" w:rsidRDefault="00A3499F" w:rsidP="00E04324">
            <w:pPr>
              <w:rPr>
                <w:b/>
                <w:bCs/>
              </w:rPr>
            </w:pPr>
            <w:proofErr w:type="spellStart"/>
            <w:r w:rsidRPr="00654F20">
              <w:rPr>
                <w:b/>
                <w:bCs/>
              </w:rPr>
              <w:t>B</w:t>
            </w:r>
            <w:r w:rsidR="002F3ED2" w:rsidRPr="00654F20">
              <w:rPr>
                <w:b/>
                <w:bCs/>
              </w:rPr>
              <w:t>oost_</w:t>
            </w:r>
            <w:r w:rsidRPr="00654F20">
              <w:rPr>
                <w:b/>
                <w:bCs/>
              </w:rPr>
              <w:t>M</w:t>
            </w:r>
            <w:r w:rsidR="002F3ED2" w:rsidRPr="00654F20">
              <w:rPr>
                <w:b/>
                <w:bCs/>
              </w:rPr>
              <w:t>ode</w:t>
            </w:r>
            <w:proofErr w:type="spellEnd"/>
          </w:p>
        </w:tc>
        <w:tc>
          <w:tcPr>
            <w:tcW w:w="2517" w:type="dxa"/>
            <w:vAlign w:val="center"/>
          </w:tcPr>
          <w:p w14:paraId="7197602A" w14:textId="1CBD6202" w:rsidR="002F3ED2" w:rsidRDefault="002F3ED2" w:rsidP="00E04324">
            <w:proofErr w:type="spellStart"/>
            <w:r>
              <w:t>boost_mode</w:t>
            </w:r>
            <w:proofErr w:type="spellEnd"/>
            <w:r w:rsidR="009B0259">
              <w:br/>
              <w:t>(</w:t>
            </w:r>
            <w:r>
              <w:t>sampled at startup</w:t>
            </w:r>
            <w:r w:rsidR="009B0259">
              <w:t>)</w:t>
            </w:r>
          </w:p>
        </w:tc>
        <w:tc>
          <w:tcPr>
            <w:tcW w:w="2319" w:type="dxa"/>
            <w:vAlign w:val="center"/>
          </w:tcPr>
          <w:p w14:paraId="57512637" w14:textId="1FDD3EC4" w:rsidR="002F3ED2" w:rsidRDefault="00F04416" w:rsidP="00E04324">
            <w:r>
              <w:t>scan clock</w:t>
            </w:r>
          </w:p>
        </w:tc>
        <w:tc>
          <w:tcPr>
            <w:tcW w:w="1847" w:type="dxa"/>
            <w:vAlign w:val="center"/>
          </w:tcPr>
          <w:p w14:paraId="5F33E8AA" w14:textId="61A313BA" w:rsidR="002F3ED2" w:rsidRDefault="00F04416" w:rsidP="00E04324">
            <w:r>
              <w:t>diagnostic data 1</w:t>
            </w:r>
          </w:p>
        </w:tc>
      </w:tr>
      <w:tr w:rsidR="002F3ED2" w14:paraId="25D07F7F" w14:textId="77777777" w:rsidTr="00E04324">
        <w:trPr>
          <w:jc w:val="center"/>
        </w:trPr>
        <w:tc>
          <w:tcPr>
            <w:tcW w:w="1476" w:type="dxa"/>
            <w:vAlign w:val="center"/>
          </w:tcPr>
          <w:p w14:paraId="5661C09A" w14:textId="64B4916B" w:rsidR="002F3ED2" w:rsidRPr="00654F20" w:rsidRDefault="00A3499F" w:rsidP="00E04324">
            <w:pPr>
              <w:rPr>
                <w:b/>
                <w:bCs/>
              </w:rPr>
            </w:pPr>
            <w:r w:rsidRPr="00654F20">
              <w:rPr>
                <w:b/>
                <w:bCs/>
              </w:rPr>
              <w:t>R</w:t>
            </w:r>
            <w:r w:rsidR="002F3ED2" w:rsidRPr="00654F20">
              <w:rPr>
                <w:b/>
                <w:bCs/>
              </w:rPr>
              <w:t>atio0</w:t>
            </w:r>
          </w:p>
        </w:tc>
        <w:tc>
          <w:tcPr>
            <w:tcW w:w="2517" w:type="dxa"/>
            <w:vAlign w:val="center"/>
          </w:tcPr>
          <w:p w14:paraId="7F26B067" w14:textId="20DDD69E" w:rsidR="002F3ED2" w:rsidRDefault="002F3ED2" w:rsidP="00E04324">
            <w:r>
              <w:t>ratio</w:t>
            </w:r>
            <w:r w:rsidR="009B0259">
              <w:br/>
              <w:t>(</w:t>
            </w:r>
            <w:r>
              <w:t>sampled at startup</w:t>
            </w:r>
            <w:r w:rsidR="009B0259">
              <w:t>)</w:t>
            </w:r>
          </w:p>
        </w:tc>
        <w:tc>
          <w:tcPr>
            <w:tcW w:w="2319" w:type="dxa"/>
            <w:vAlign w:val="center"/>
          </w:tcPr>
          <w:p w14:paraId="0A4A652B" w14:textId="51E1178F" w:rsidR="002F3ED2" w:rsidRDefault="00F04416" w:rsidP="00E04324">
            <w:r>
              <w:t>scan reset (active low)</w:t>
            </w:r>
          </w:p>
        </w:tc>
        <w:tc>
          <w:tcPr>
            <w:tcW w:w="1847" w:type="dxa"/>
            <w:vAlign w:val="center"/>
          </w:tcPr>
          <w:p w14:paraId="6317DEF0" w14:textId="77777777" w:rsidR="002F3ED2" w:rsidRDefault="002F3ED2" w:rsidP="00E04324"/>
        </w:tc>
      </w:tr>
      <w:tr w:rsidR="002F3ED2" w14:paraId="19A8D2EA" w14:textId="77777777" w:rsidTr="00E04324">
        <w:trPr>
          <w:jc w:val="center"/>
        </w:trPr>
        <w:tc>
          <w:tcPr>
            <w:tcW w:w="1476" w:type="dxa"/>
            <w:vAlign w:val="center"/>
          </w:tcPr>
          <w:p w14:paraId="4AB7EA9A" w14:textId="519721AA" w:rsidR="002F3ED2" w:rsidRPr="00654F20" w:rsidRDefault="00A3499F" w:rsidP="00E04324">
            <w:pPr>
              <w:rPr>
                <w:b/>
                <w:bCs/>
              </w:rPr>
            </w:pPr>
            <w:r w:rsidRPr="00654F20">
              <w:rPr>
                <w:b/>
                <w:bCs/>
              </w:rPr>
              <w:t>R</w:t>
            </w:r>
            <w:r w:rsidR="002F3ED2" w:rsidRPr="00654F20">
              <w:rPr>
                <w:b/>
                <w:bCs/>
              </w:rPr>
              <w:t>atio1</w:t>
            </w:r>
          </w:p>
        </w:tc>
        <w:tc>
          <w:tcPr>
            <w:tcW w:w="2517" w:type="dxa"/>
            <w:vAlign w:val="center"/>
          </w:tcPr>
          <w:p w14:paraId="0CAFEA05" w14:textId="01DB298B" w:rsidR="002F3ED2" w:rsidRDefault="002F3ED2" w:rsidP="00E04324">
            <w:r>
              <w:t>ratio sampled at startup</w:t>
            </w:r>
          </w:p>
        </w:tc>
        <w:tc>
          <w:tcPr>
            <w:tcW w:w="2319" w:type="dxa"/>
            <w:vAlign w:val="center"/>
          </w:tcPr>
          <w:p w14:paraId="53B16DA6" w14:textId="5E8A1743" w:rsidR="002F3ED2" w:rsidRDefault="00F04416" w:rsidP="00E04324">
            <w:r>
              <w:t>scan enable</w:t>
            </w:r>
          </w:p>
        </w:tc>
        <w:tc>
          <w:tcPr>
            <w:tcW w:w="1847" w:type="dxa"/>
            <w:vAlign w:val="center"/>
          </w:tcPr>
          <w:p w14:paraId="58C85D1C" w14:textId="77777777" w:rsidR="002F3ED2" w:rsidRDefault="002F3ED2" w:rsidP="00E04324"/>
        </w:tc>
      </w:tr>
      <w:tr w:rsidR="002F3ED2" w14:paraId="2938754B" w14:textId="77777777" w:rsidTr="00E04324">
        <w:trPr>
          <w:jc w:val="center"/>
        </w:trPr>
        <w:tc>
          <w:tcPr>
            <w:tcW w:w="1476" w:type="dxa"/>
            <w:vAlign w:val="center"/>
          </w:tcPr>
          <w:p w14:paraId="7CB02961" w14:textId="1650B2D1" w:rsidR="002F3ED2" w:rsidRPr="00654F20" w:rsidRDefault="002F3ED2" w:rsidP="00E04324">
            <w:pPr>
              <w:rPr>
                <w:b/>
                <w:bCs/>
              </w:rPr>
            </w:pPr>
            <w:r w:rsidRPr="00654F20">
              <w:rPr>
                <w:b/>
                <w:bCs/>
              </w:rPr>
              <w:t>RCL</w:t>
            </w:r>
          </w:p>
        </w:tc>
        <w:tc>
          <w:tcPr>
            <w:tcW w:w="2517" w:type="dxa"/>
            <w:vAlign w:val="center"/>
          </w:tcPr>
          <w:p w14:paraId="0D306E4B" w14:textId="3AC049BD" w:rsidR="002F3ED2" w:rsidRDefault="00A3499F" w:rsidP="00E04324">
            <w:r>
              <w:t>CP current limit setting resistor</w:t>
            </w:r>
          </w:p>
        </w:tc>
        <w:tc>
          <w:tcPr>
            <w:tcW w:w="2319" w:type="dxa"/>
            <w:vAlign w:val="center"/>
          </w:tcPr>
          <w:p w14:paraId="1603F70F" w14:textId="2E0108EA" w:rsidR="002F3ED2" w:rsidRDefault="00F04416" w:rsidP="00E04324">
            <w:r>
              <w:t>scan data in</w:t>
            </w:r>
          </w:p>
        </w:tc>
        <w:tc>
          <w:tcPr>
            <w:tcW w:w="1847" w:type="dxa"/>
            <w:vAlign w:val="center"/>
          </w:tcPr>
          <w:p w14:paraId="3129BCB0" w14:textId="5E4BC29C" w:rsidR="002F3ED2" w:rsidRDefault="002F3ED2" w:rsidP="00E04324"/>
        </w:tc>
      </w:tr>
      <w:tr w:rsidR="00A3499F" w14:paraId="79526F03" w14:textId="77777777" w:rsidTr="00E04324">
        <w:trPr>
          <w:jc w:val="center"/>
        </w:trPr>
        <w:tc>
          <w:tcPr>
            <w:tcW w:w="1476" w:type="dxa"/>
            <w:vAlign w:val="center"/>
          </w:tcPr>
          <w:p w14:paraId="53A8F28A" w14:textId="27280671" w:rsidR="00A3499F" w:rsidRPr="00654F20" w:rsidRDefault="00A3499F" w:rsidP="00E04324">
            <w:pPr>
              <w:rPr>
                <w:b/>
                <w:bCs/>
              </w:rPr>
            </w:pPr>
            <w:r w:rsidRPr="00654F20">
              <w:rPr>
                <w:b/>
                <w:bCs/>
              </w:rPr>
              <w:t>RCLK</w:t>
            </w:r>
          </w:p>
        </w:tc>
        <w:tc>
          <w:tcPr>
            <w:tcW w:w="2517" w:type="dxa"/>
            <w:vAlign w:val="center"/>
          </w:tcPr>
          <w:p w14:paraId="136D8442" w14:textId="360B4B2F" w:rsidR="00A3499F" w:rsidRDefault="00A3499F" w:rsidP="00E04324">
            <w:r>
              <w:t>CP switching frequency setting resistor</w:t>
            </w:r>
            <w:r w:rsidR="009B0259">
              <w:br/>
              <w:t>(measured at startup)</w:t>
            </w:r>
          </w:p>
        </w:tc>
        <w:tc>
          <w:tcPr>
            <w:tcW w:w="2319" w:type="dxa"/>
            <w:vAlign w:val="center"/>
          </w:tcPr>
          <w:p w14:paraId="6B778F92" w14:textId="4FACBC9B" w:rsidR="00A3499F" w:rsidRDefault="00A3499F" w:rsidP="00E04324"/>
        </w:tc>
        <w:tc>
          <w:tcPr>
            <w:tcW w:w="1847" w:type="dxa"/>
            <w:vAlign w:val="center"/>
          </w:tcPr>
          <w:p w14:paraId="64CBCBB3" w14:textId="1B75B603" w:rsidR="00A3499F" w:rsidRDefault="00A3499F" w:rsidP="00E04324">
            <w:r>
              <w:t>diagnostic data 0</w:t>
            </w:r>
          </w:p>
        </w:tc>
      </w:tr>
      <w:tr w:rsidR="002F3ED2" w14:paraId="6C039C5C" w14:textId="77777777" w:rsidTr="00E04324">
        <w:trPr>
          <w:jc w:val="center"/>
        </w:trPr>
        <w:tc>
          <w:tcPr>
            <w:tcW w:w="1476" w:type="dxa"/>
            <w:vAlign w:val="center"/>
          </w:tcPr>
          <w:p w14:paraId="0B76A484" w14:textId="3C6FB43C" w:rsidR="002F3ED2" w:rsidRPr="00654F20" w:rsidRDefault="002F3ED2" w:rsidP="00E04324">
            <w:pPr>
              <w:rPr>
                <w:b/>
                <w:bCs/>
              </w:rPr>
            </w:pPr>
            <w:r w:rsidRPr="00654F20">
              <w:rPr>
                <w:b/>
                <w:bCs/>
              </w:rPr>
              <w:t>SCL</w:t>
            </w:r>
          </w:p>
        </w:tc>
        <w:tc>
          <w:tcPr>
            <w:tcW w:w="2517" w:type="dxa"/>
            <w:vAlign w:val="center"/>
          </w:tcPr>
          <w:p w14:paraId="619204F0" w14:textId="7D9B2F8C" w:rsidR="002F3ED2" w:rsidRDefault="002F3ED2" w:rsidP="00E04324">
            <w:r>
              <w:t>I2C clock input</w:t>
            </w:r>
          </w:p>
        </w:tc>
        <w:tc>
          <w:tcPr>
            <w:tcW w:w="2319" w:type="dxa"/>
            <w:vAlign w:val="center"/>
          </w:tcPr>
          <w:p w14:paraId="39D452BD" w14:textId="1DE8D8D9" w:rsidR="002F3ED2" w:rsidRDefault="002F3ED2" w:rsidP="00E04324"/>
        </w:tc>
        <w:tc>
          <w:tcPr>
            <w:tcW w:w="1847" w:type="dxa"/>
            <w:vAlign w:val="center"/>
          </w:tcPr>
          <w:p w14:paraId="2176F78D" w14:textId="77777777" w:rsidR="002F3ED2" w:rsidRDefault="002F3ED2" w:rsidP="00E04324"/>
        </w:tc>
      </w:tr>
      <w:tr w:rsidR="002F3ED2" w14:paraId="7BDBA4AA" w14:textId="77777777" w:rsidTr="00E04324">
        <w:trPr>
          <w:jc w:val="center"/>
        </w:trPr>
        <w:tc>
          <w:tcPr>
            <w:tcW w:w="1476" w:type="dxa"/>
            <w:vAlign w:val="center"/>
          </w:tcPr>
          <w:p w14:paraId="7C266091" w14:textId="01678F9A" w:rsidR="002F3ED2" w:rsidRPr="00654F20" w:rsidRDefault="002F3ED2" w:rsidP="00E04324">
            <w:pPr>
              <w:rPr>
                <w:b/>
                <w:bCs/>
              </w:rPr>
            </w:pPr>
            <w:r w:rsidRPr="00654F20">
              <w:rPr>
                <w:b/>
                <w:bCs/>
              </w:rPr>
              <w:t>SDA</w:t>
            </w:r>
          </w:p>
        </w:tc>
        <w:tc>
          <w:tcPr>
            <w:tcW w:w="2517" w:type="dxa"/>
            <w:vAlign w:val="center"/>
          </w:tcPr>
          <w:p w14:paraId="6753872B" w14:textId="6DE3882D" w:rsidR="002F3ED2" w:rsidRDefault="002F3ED2" w:rsidP="00E04324">
            <w:r>
              <w:t xml:space="preserve">I2C </w:t>
            </w:r>
            <w:r w:rsidR="00654F20">
              <w:t xml:space="preserve">open-drain, </w:t>
            </w:r>
            <w:r>
              <w:t>bidirectional</w:t>
            </w:r>
          </w:p>
        </w:tc>
        <w:tc>
          <w:tcPr>
            <w:tcW w:w="2319" w:type="dxa"/>
            <w:vAlign w:val="center"/>
          </w:tcPr>
          <w:p w14:paraId="0A757D6D" w14:textId="4918D202" w:rsidR="002F3ED2" w:rsidRDefault="00F04416" w:rsidP="00E04324">
            <w:r>
              <w:t>scan data out</w:t>
            </w:r>
          </w:p>
        </w:tc>
        <w:tc>
          <w:tcPr>
            <w:tcW w:w="1847" w:type="dxa"/>
            <w:vAlign w:val="center"/>
          </w:tcPr>
          <w:p w14:paraId="58597B4A" w14:textId="77777777" w:rsidR="002F3ED2" w:rsidRDefault="002F3ED2" w:rsidP="00E04324"/>
        </w:tc>
      </w:tr>
    </w:tbl>
    <w:p w14:paraId="73C28DAA" w14:textId="77777777" w:rsidR="002F3ED2" w:rsidRDefault="002F3ED2" w:rsidP="00FD42D2"/>
    <w:p w14:paraId="388767F8" w14:textId="2502D6BD" w:rsidR="00E65213" w:rsidRDefault="00E65213" w:rsidP="009B0259">
      <w:pPr>
        <w:keepNext/>
      </w:pPr>
    </w:p>
    <w:p w14:paraId="3542F0ED" w14:textId="01DCF13C" w:rsidR="00731755" w:rsidRDefault="00731755" w:rsidP="00731755">
      <w:pPr>
        <w:pStyle w:val="Heading1"/>
      </w:pPr>
      <w:bookmarkStart w:id="199" w:name="_Ref137027965"/>
      <w:bookmarkStart w:id="200" w:name="_Toc144120376"/>
      <w:r>
        <w:lastRenderedPageBreak/>
        <w:t>References</w:t>
      </w:r>
      <w:bookmarkEnd w:id="199"/>
      <w:bookmarkEnd w:id="200"/>
    </w:p>
    <w:p w14:paraId="464A5E37" w14:textId="1888AC9A" w:rsidR="00C90D29" w:rsidRDefault="00C90D29" w:rsidP="00C90D29">
      <w:r>
        <w:t xml:space="preserve">The official version of </w:t>
      </w:r>
      <w:r w:rsidR="005E3EDB">
        <w:t>each</w:t>
      </w:r>
      <w:r>
        <w:t xml:space="preserve"> digital document </w:t>
      </w:r>
      <w:r w:rsidR="00654F20">
        <w:t>is</w:t>
      </w:r>
      <w:r>
        <w:t xml:space="preserve"> kept under version control, </w:t>
      </w:r>
      <w:r w:rsidR="005E3EDB">
        <w:t>co-located</w:t>
      </w:r>
      <w:r>
        <w:t xml:space="preserve"> with the actual digital design.  The documents in the SOS project area should be considered </w:t>
      </w:r>
      <w:proofErr w:type="gramStart"/>
      <w:r>
        <w:t>as be</w:t>
      </w:r>
      <w:proofErr w:type="gramEnd"/>
      <w:r>
        <w:t xml:space="preserve"> the best, most up</w:t>
      </w:r>
      <w:r w:rsidR="00654F20">
        <w:t>-</w:t>
      </w:r>
      <w:r>
        <w:t>to</w:t>
      </w:r>
      <w:r w:rsidR="00654F20">
        <w:t>-</w:t>
      </w:r>
      <w:r>
        <w:t xml:space="preserve">date version.  The </w:t>
      </w:r>
      <w:r w:rsidR="005E3EDB">
        <w:t xml:space="preserve">Vader digital </w:t>
      </w:r>
      <w:r>
        <w:t xml:space="preserve">project </w:t>
      </w:r>
      <w:r w:rsidR="00363050">
        <w:t xml:space="preserve">can be found </w:t>
      </w:r>
      <w:r w:rsidR="00654F20">
        <w:t xml:space="preserve">in SOS </w:t>
      </w:r>
      <w:r>
        <w:t>at</w:t>
      </w:r>
    </w:p>
    <w:p w14:paraId="2E0D31FB" w14:textId="7976E9E5" w:rsidR="00C90D29" w:rsidRDefault="00C90D29" w:rsidP="00C90D29">
      <w:r>
        <w:tab/>
        <w:t>Server:</w:t>
      </w:r>
      <w:r w:rsidR="00363050">
        <w:tab/>
      </w:r>
      <w:r w:rsidR="00363050">
        <w:tab/>
      </w:r>
      <w:r w:rsidRPr="00050A40">
        <w:rPr>
          <w:rFonts w:ascii="Consolas" w:hAnsi="Consolas"/>
        </w:rPr>
        <w:t>DIG</w:t>
      </w:r>
      <w:r>
        <w:br/>
      </w:r>
      <w:r>
        <w:tab/>
        <w:t>Project:</w:t>
      </w:r>
      <w:r>
        <w:tab/>
      </w:r>
      <w:r w:rsidR="00363050">
        <w:tab/>
      </w:r>
      <w:r w:rsidRPr="00050A40">
        <w:rPr>
          <w:rFonts w:ascii="Consolas" w:hAnsi="Consolas"/>
        </w:rPr>
        <w:t>VADER_DIGITAL</w:t>
      </w:r>
    </w:p>
    <w:p w14:paraId="475E9532" w14:textId="13BE5186" w:rsidR="0058509F" w:rsidRDefault="00C90D29" w:rsidP="0058509F">
      <w:pPr>
        <w:pStyle w:val="Heading2"/>
      </w:pPr>
      <w:bookmarkStart w:id="201" w:name="_Ref137123344"/>
      <w:bookmarkStart w:id="202" w:name="_Toc144120377"/>
      <w:r>
        <w:t>I</w:t>
      </w:r>
      <w:r w:rsidRPr="00D819D9">
        <w:rPr>
          <w:vertAlign w:val="superscript"/>
        </w:rPr>
        <w:t>2</w:t>
      </w:r>
      <w:r>
        <w:t>C specification</w:t>
      </w:r>
      <w:bookmarkEnd w:id="201"/>
      <w:bookmarkEnd w:id="202"/>
    </w:p>
    <w:p w14:paraId="074A35FC" w14:textId="1AA40594" w:rsidR="0058509F" w:rsidRPr="0058509F" w:rsidRDefault="0058509F" w:rsidP="0058509F">
      <w:pPr>
        <w:ind w:left="720"/>
      </w:pPr>
      <w:r>
        <w:rPr>
          <w:rFonts w:cstheme="minorHAnsi"/>
        </w:rPr>
        <w:t>/projects/VADER_DIGITAL/work/&lt;USER&gt;</w:t>
      </w:r>
      <w:r w:rsidRPr="0058509F">
        <w:rPr>
          <w:rFonts w:cstheme="minorHAnsi"/>
        </w:rPr>
        <w:t>/</w:t>
      </w:r>
      <w:proofErr w:type="spellStart"/>
      <w:r w:rsidRPr="0058509F">
        <w:rPr>
          <w:rFonts w:cstheme="minorHAnsi"/>
        </w:rPr>
        <w:t>windows_files</w:t>
      </w:r>
      <w:proofErr w:type="spellEnd"/>
      <w:r w:rsidRPr="0058509F">
        <w:rPr>
          <w:rFonts w:cstheme="minorHAnsi"/>
        </w:rPr>
        <w:t>/</w:t>
      </w:r>
      <w:r>
        <w:rPr>
          <w:rFonts w:cstheme="minorHAnsi"/>
        </w:rPr>
        <w:t>UM10204.pdf</w:t>
      </w:r>
    </w:p>
    <w:p w14:paraId="4930ED21" w14:textId="77777777" w:rsidR="00C90D29" w:rsidRDefault="00C90D29" w:rsidP="00C90D29">
      <w:pPr>
        <w:pStyle w:val="Heading2"/>
      </w:pPr>
      <w:bookmarkStart w:id="203" w:name="_Toc144120378"/>
      <w:r>
        <w:t>Vader Register Map</w:t>
      </w:r>
      <w:bookmarkEnd w:id="203"/>
    </w:p>
    <w:p w14:paraId="7505F42F" w14:textId="42FE27CE" w:rsidR="00C90D29" w:rsidRDefault="0058509F" w:rsidP="0058509F">
      <w:pPr>
        <w:ind w:left="720"/>
        <w:rPr>
          <w:rFonts w:cstheme="minorHAnsi"/>
        </w:rPr>
      </w:pPr>
      <w:r>
        <w:rPr>
          <w:rFonts w:cstheme="minorHAnsi"/>
        </w:rPr>
        <w:t>/projects/VADER_DIGITAL/work/&lt;USER&gt;</w:t>
      </w:r>
      <w:r w:rsidR="00C90D29" w:rsidRPr="0058509F">
        <w:rPr>
          <w:rFonts w:cstheme="minorHAnsi"/>
        </w:rPr>
        <w:t>/windows_files/vader_register_map.xlsm</w:t>
      </w:r>
    </w:p>
    <w:p w14:paraId="2B49F150" w14:textId="5847F1ED" w:rsidR="00B61E01" w:rsidRPr="0058509F" w:rsidRDefault="00B61E01" w:rsidP="0058509F">
      <w:pPr>
        <w:ind w:left="720"/>
        <w:rPr>
          <w:rStyle w:val="Hyperlink"/>
          <w:rFonts w:cstheme="minorHAnsi"/>
          <w:color w:val="auto"/>
          <w:u w:val="none"/>
        </w:rPr>
      </w:pPr>
      <w:r>
        <w:rPr>
          <w:rFonts w:cstheme="minorHAnsi"/>
        </w:rPr>
        <w:t>Several register map snapshots are included in this document for readability.  Please refer directly to the vader_register_map.xlsm spreadsheet itself to get the best version.</w:t>
      </w:r>
    </w:p>
    <w:p w14:paraId="0075B02E" w14:textId="75BB07EC" w:rsidR="00C90D29" w:rsidRDefault="00C90D29" w:rsidP="00C90D29">
      <w:pPr>
        <w:pStyle w:val="Heading2"/>
      </w:pPr>
      <w:bookmarkStart w:id="204" w:name="_Toc144120379"/>
      <w:r>
        <w:t>Vader Digital Specification</w:t>
      </w:r>
      <w:bookmarkEnd w:id="204"/>
    </w:p>
    <w:p w14:paraId="3DF486FD" w14:textId="7C9BC051" w:rsidR="00C90D29" w:rsidRPr="0058509F" w:rsidRDefault="0058509F" w:rsidP="0058509F">
      <w:pPr>
        <w:ind w:left="720"/>
        <w:rPr>
          <w:rFonts w:cstheme="minorHAnsi"/>
        </w:rPr>
      </w:pPr>
      <w:r w:rsidRPr="0058509F">
        <w:rPr>
          <w:rFonts w:cstheme="minorHAnsi"/>
        </w:rPr>
        <w:t>/projects/VADER_DIGITAL/work/&lt;USER&gt;</w:t>
      </w:r>
      <w:r w:rsidR="00C90D29" w:rsidRPr="0058509F">
        <w:rPr>
          <w:rFonts w:cstheme="minorHAnsi"/>
        </w:rPr>
        <w:t>/windows_files/vader_digital_spec.docx</w:t>
      </w:r>
    </w:p>
    <w:p w14:paraId="7F9909F5" w14:textId="10D0111B" w:rsidR="00C90D29" w:rsidRDefault="00C90D29" w:rsidP="00C90D29">
      <w:pPr>
        <w:pStyle w:val="Heading2"/>
      </w:pPr>
      <w:bookmarkStart w:id="205" w:name="_Toc144120380"/>
      <w:proofErr w:type="spellStart"/>
      <w:r>
        <w:t>eMemory</w:t>
      </w:r>
      <w:proofErr w:type="spellEnd"/>
      <w:r>
        <w:t xml:space="preserve"> OTP Documents</w:t>
      </w:r>
      <w:bookmarkEnd w:id="205"/>
    </w:p>
    <w:p w14:paraId="19666B4A" w14:textId="1C80ED78" w:rsidR="00C90D29" w:rsidRPr="00C90D29" w:rsidRDefault="00C90D29" w:rsidP="00C90D29">
      <w:pPr>
        <w:ind w:left="720"/>
      </w:pPr>
      <w:r w:rsidRPr="00C90D29">
        <w:t>/tools/IP/OTP/eMemory/EO0128X8KA130BC02_v1.1/Datasheet/EO0128X8KA130BC02_v1.1.pdf</w:t>
      </w:r>
    </w:p>
    <w:p w14:paraId="2D2009EB" w14:textId="44234DA4" w:rsidR="00C90D29" w:rsidRPr="00C90D29" w:rsidRDefault="00C90D29" w:rsidP="00C90D29">
      <w:pPr>
        <w:ind w:left="720"/>
      </w:pPr>
      <w:r w:rsidRPr="00C90D29">
        <w:t>/tools/IP/OTP/</w:t>
      </w:r>
      <w:proofErr w:type="spellStart"/>
      <w:r w:rsidRPr="00C90D29">
        <w:t>eMemory</w:t>
      </w:r>
      <w:proofErr w:type="spellEnd"/>
      <w:r w:rsidRPr="00C90D29">
        <w:t>/EO0128X8KA130BC02_v1.1/Test\ Methodology/EO0128X8KA130BC02_OTP_Fuse_Test_Methodology_v1.1.pdf</w:t>
      </w:r>
      <w:r w:rsidRPr="00C90D29">
        <w:rPr>
          <w:b/>
          <w:bCs/>
        </w:rPr>
        <w:br/>
      </w:r>
    </w:p>
    <w:p w14:paraId="0D99C642" w14:textId="77777777" w:rsidR="00C90D29" w:rsidRPr="009E2A5B" w:rsidRDefault="00C90D29" w:rsidP="009E2A5B"/>
    <w:p w14:paraId="142EAD2C" w14:textId="1DA5ECE3" w:rsidR="00D819D9" w:rsidRDefault="00D819D9" w:rsidP="00731755">
      <w:pPr>
        <w:pStyle w:val="Heading1"/>
        <w:rPr>
          <w:ins w:id="206" w:author="Robert Macomber" w:date="2023-08-28T11:47:00Z"/>
        </w:rPr>
      </w:pPr>
      <w:bookmarkStart w:id="207" w:name="_Toc144120381"/>
      <w:ins w:id="208" w:author="Robert Macomber" w:date="2023-08-28T11:47:00Z">
        <w:r>
          <w:lastRenderedPageBreak/>
          <w:t>Terminology</w:t>
        </w:r>
        <w:bookmarkEnd w:id="207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7555"/>
      </w:tblGrid>
      <w:tr w:rsidR="00DC1CBD" w14:paraId="71EB1A94" w14:textId="77777777" w:rsidTr="00DC1CBD">
        <w:trPr>
          <w:ins w:id="209" w:author="Robert Macomber" w:date="2023-08-28T12:05:00Z"/>
        </w:trPr>
        <w:tc>
          <w:tcPr>
            <w:tcW w:w="2515" w:type="dxa"/>
          </w:tcPr>
          <w:p w14:paraId="6CC9E270" w14:textId="02B65BA1" w:rsidR="00DC1CBD" w:rsidRDefault="00DC1CBD" w:rsidP="00D819D9">
            <w:pPr>
              <w:rPr>
                <w:ins w:id="210" w:author="Robert Macomber" w:date="2023-08-28T12:05:00Z"/>
              </w:rPr>
            </w:pPr>
            <w:ins w:id="211" w:author="Robert Macomber" w:date="2023-08-28T12:06:00Z">
              <w:r>
                <w:t>ECC</w:t>
              </w:r>
            </w:ins>
          </w:p>
        </w:tc>
        <w:tc>
          <w:tcPr>
            <w:tcW w:w="7555" w:type="dxa"/>
          </w:tcPr>
          <w:p w14:paraId="1800CDFD" w14:textId="2F58FCCF" w:rsidR="00DC1CBD" w:rsidRDefault="00FF20BE" w:rsidP="00D819D9">
            <w:pPr>
              <w:rPr>
                <w:ins w:id="212" w:author="Robert Macomber" w:date="2023-08-28T12:05:00Z"/>
              </w:rPr>
            </w:pPr>
            <w:ins w:id="213" w:author="Robert Macomber" w:date="2023-08-28T12:28:00Z">
              <w:r>
                <w:t>Error Correction Code</w:t>
              </w:r>
            </w:ins>
            <w:ins w:id="214" w:author="Robert Macomber" w:date="2023-08-28T12:53:00Z">
              <w:r w:rsidR="00EB65CB">
                <w:t>.</w:t>
              </w:r>
            </w:ins>
          </w:p>
        </w:tc>
      </w:tr>
      <w:tr w:rsidR="00DC1CBD" w14:paraId="09924EA2" w14:textId="77777777" w:rsidTr="00DC1CBD">
        <w:trPr>
          <w:ins w:id="215" w:author="Robert Macomber" w:date="2023-08-28T12:05:00Z"/>
        </w:trPr>
        <w:tc>
          <w:tcPr>
            <w:tcW w:w="2515" w:type="dxa"/>
          </w:tcPr>
          <w:p w14:paraId="63679E65" w14:textId="2CC66B5B" w:rsidR="00DC1CBD" w:rsidRDefault="00DC1CBD" w:rsidP="00D819D9">
            <w:pPr>
              <w:rPr>
                <w:ins w:id="216" w:author="Robert Macomber" w:date="2023-08-28T12:05:00Z"/>
              </w:rPr>
            </w:pPr>
            <w:ins w:id="217" w:author="Robert Macomber" w:date="2023-08-28T12:05:00Z">
              <w:r>
                <w:t>I</w:t>
              </w:r>
              <w:r w:rsidRPr="00D819D9">
                <w:rPr>
                  <w:vertAlign w:val="superscript"/>
                </w:rPr>
                <w:t>2</w:t>
              </w:r>
              <w:r>
                <w:t>C Bus</w:t>
              </w:r>
            </w:ins>
          </w:p>
        </w:tc>
        <w:tc>
          <w:tcPr>
            <w:tcW w:w="7555" w:type="dxa"/>
          </w:tcPr>
          <w:p w14:paraId="193461A2" w14:textId="1F5CC5B8" w:rsidR="00DC1CBD" w:rsidRDefault="00D2679C" w:rsidP="00D819D9">
            <w:pPr>
              <w:rPr>
                <w:ins w:id="218" w:author="Robert Macomber" w:date="2023-08-28T12:05:00Z"/>
              </w:rPr>
            </w:pPr>
            <w:ins w:id="219" w:author="Robert Macomber" w:date="2023-08-28T12:20:00Z">
              <w:r>
                <w:t xml:space="preserve">Inter-IC Control bus.  An industry standard two-wire </w:t>
              </w:r>
            </w:ins>
            <w:ins w:id="220" w:author="Robert Macomber" w:date="2023-08-28T14:19:00Z">
              <w:r w:rsidR="0020568E">
                <w:t xml:space="preserve">serial </w:t>
              </w:r>
            </w:ins>
            <w:ins w:id="221" w:author="Robert Macomber" w:date="2023-08-28T12:21:00Z">
              <w:r>
                <w:t>b</w:t>
              </w:r>
            </w:ins>
            <w:ins w:id="222" w:author="Robert Macomber" w:date="2023-08-28T12:22:00Z">
              <w:r>
                <w:t>us created by Philips</w:t>
              </w:r>
            </w:ins>
            <w:ins w:id="223" w:author="Robert Macomber" w:date="2023-08-28T14:19:00Z">
              <w:r w:rsidR="0020568E">
                <w:t xml:space="preserve"> Semicond</w:t>
              </w:r>
            </w:ins>
            <w:ins w:id="224" w:author="Robert Macomber" w:date="2023-08-28T14:20:00Z">
              <w:r w:rsidR="0020568E">
                <w:t>uctors (aka NXP).</w:t>
              </w:r>
            </w:ins>
          </w:p>
        </w:tc>
      </w:tr>
      <w:tr w:rsidR="00DC1CBD" w14:paraId="4D335F4D" w14:textId="77777777" w:rsidTr="00DC1CBD">
        <w:trPr>
          <w:ins w:id="225" w:author="Robert Macomber" w:date="2023-08-28T12:05:00Z"/>
        </w:trPr>
        <w:tc>
          <w:tcPr>
            <w:tcW w:w="2515" w:type="dxa"/>
          </w:tcPr>
          <w:p w14:paraId="4CDF5AF7" w14:textId="5DB0F581" w:rsidR="00DC1CBD" w:rsidRDefault="00DC1CBD" w:rsidP="00D819D9">
            <w:pPr>
              <w:rPr>
                <w:ins w:id="226" w:author="Robert Macomber" w:date="2023-08-28T12:05:00Z"/>
              </w:rPr>
            </w:pPr>
            <w:ins w:id="227" w:author="Robert Macomber" w:date="2023-08-28T12:05:00Z">
              <w:r>
                <w:t>I</w:t>
              </w:r>
              <w:r w:rsidRPr="00D819D9">
                <w:rPr>
                  <w:vertAlign w:val="superscript"/>
                </w:rPr>
                <w:t>2</w:t>
              </w:r>
              <w:r>
                <w:t>C Slave Address</w:t>
              </w:r>
            </w:ins>
          </w:p>
        </w:tc>
        <w:tc>
          <w:tcPr>
            <w:tcW w:w="7555" w:type="dxa"/>
          </w:tcPr>
          <w:p w14:paraId="2FB1A5D3" w14:textId="0900129C" w:rsidR="00DC1CBD" w:rsidRDefault="00D2679C" w:rsidP="00D819D9">
            <w:pPr>
              <w:rPr>
                <w:ins w:id="228" w:author="Robert Macomber" w:date="2023-08-28T12:05:00Z"/>
              </w:rPr>
            </w:pPr>
            <w:ins w:id="229" w:author="Robert Macomber" w:date="2023-08-28T12:19:00Z">
              <w:r>
                <w:t>Address of a slave device on the I</w:t>
              </w:r>
              <w:r w:rsidRPr="001E77D8">
                <w:rPr>
                  <w:vertAlign w:val="superscript"/>
                </w:rPr>
                <w:t>2</w:t>
              </w:r>
              <w:r>
                <w:t>C bus.</w:t>
              </w:r>
            </w:ins>
          </w:p>
        </w:tc>
      </w:tr>
      <w:tr w:rsidR="00DC1CBD" w14:paraId="1CE81F7D" w14:textId="77777777" w:rsidTr="00DC1CBD">
        <w:trPr>
          <w:ins w:id="230" w:author="Robert Macomber" w:date="2023-08-28T12:05:00Z"/>
        </w:trPr>
        <w:tc>
          <w:tcPr>
            <w:tcW w:w="2515" w:type="dxa"/>
          </w:tcPr>
          <w:p w14:paraId="46DBEA09" w14:textId="6A331D17" w:rsidR="00DC1CBD" w:rsidRDefault="00DC1CBD" w:rsidP="00D819D9">
            <w:pPr>
              <w:rPr>
                <w:ins w:id="231" w:author="Robert Macomber" w:date="2023-08-28T12:05:00Z"/>
              </w:rPr>
            </w:pPr>
            <w:ins w:id="232" w:author="Robert Macomber" w:date="2023-08-28T12:06:00Z">
              <w:r>
                <w:t>NVM</w:t>
              </w:r>
            </w:ins>
          </w:p>
        </w:tc>
        <w:tc>
          <w:tcPr>
            <w:tcW w:w="7555" w:type="dxa"/>
          </w:tcPr>
          <w:p w14:paraId="7DAE25AB" w14:textId="36965E52" w:rsidR="00DC1CBD" w:rsidRDefault="00FF20BE" w:rsidP="00D819D9">
            <w:pPr>
              <w:rPr>
                <w:ins w:id="233" w:author="Robert Macomber" w:date="2023-08-28T12:05:00Z"/>
              </w:rPr>
            </w:pPr>
            <w:ins w:id="234" w:author="Robert Macomber" w:date="2023-08-28T12:24:00Z">
              <w:r>
                <w:t xml:space="preserve">Generic term for </w:t>
              </w:r>
            </w:ins>
            <w:ins w:id="235" w:author="Robert Macomber" w:date="2023-08-28T12:17:00Z">
              <w:r w:rsidR="00D2679C">
                <w:t>Non-Volatile Memory</w:t>
              </w:r>
            </w:ins>
            <w:ins w:id="236" w:author="Robert Macomber" w:date="2023-08-28T12:24:00Z">
              <w:r>
                <w:t xml:space="preserve">.  Some examples are EEPROM, EPROM, Flash, </w:t>
              </w:r>
            </w:ins>
            <w:ins w:id="237" w:author="Robert Macomber" w:date="2023-08-28T12:25:00Z">
              <w:r>
                <w:t>OTP, FTP, MTP.</w:t>
              </w:r>
            </w:ins>
          </w:p>
        </w:tc>
      </w:tr>
      <w:tr w:rsidR="00DC1CBD" w14:paraId="4EFEA08B" w14:textId="77777777" w:rsidTr="00DC1CBD">
        <w:trPr>
          <w:ins w:id="238" w:author="Robert Macomber" w:date="2023-08-28T12:05:00Z"/>
        </w:trPr>
        <w:tc>
          <w:tcPr>
            <w:tcW w:w="2515" w:type="dxa"/>
          </w:tcPr>
          <w:p w14:paraId="100CB663" w14:textId="3B64A7A6" w:rsidR="00DC1CBD" w:rsidRDefault="00DC1CBD" w:rsidP="00D819D9">
            <w:pPr>
              <w:rPr>
                <w:ins w:id="239" w:author="Robert Macomber" w:date="2023-08-28T12:05:00Z"/>
              </w:rPr>
            </w:pPr>
            <w:ins w:id="240" w:author="Robert Macomber" w:date="2023-08-28T12:06:00Z">
              <w:r>
                <w:t>OTP</w:t>
              </w:r>
            </w:ins>
          </w:p>
        </w:tc>
        <w:tc>
          <w:tcPr>
            <w:tcW w:w="7555" w:type="dxa"/>
          </w:tcPr>
          <w:p w14:paraId="52BD9B60" w14:textId="0F97C417" w:rsidR="00DC1CBD" w:rsidRDefault="00D2679C" w:rsidP="00D819D9">
            <w:pPr>
              <w:rPr>
                <w:ins w:id="241" w:author="Robert Macomber" w:date="2023-08-28T12:05:00Z"/>
              </w:rPr>
            </w:pPr>
            <w:ins w:id="242" w:author="Robert Macomber" w:date="2023-08-28T12:17:00Z">
              <w:r>
                <w:t>One Time Programmable</w:t>
              </w:r>
            </w:ins>
            <w:ins w:id="243" w:author="Robert Macomber" w:date="2023-08-28T12:24:00Z">
              <w:r w:rsidR="00FF20BE">
                <w:t xml:space="preserve">.  A type of </w:t>
              </w:r>
            </w:ins>
            <w:ins w:id="244" w:author="Robert Macomber" w:date="2023-08-28T12:17:00Z">
              <w:r>
                <w:t>non-volatile memory.</w:t>
              </w:r>
            </w:ins>
          </w:p>
        </w:tc>
      </w:tr>
      <w:tr w:rsidR="00DC1CBD" w14:paraId="0F01068C" w14:textId="77777777" w:rsidTr="00DC1CBD">
        <w:trPr>
          <w:ins w:id="245" w:author="Robert Macomber" w:date="2023-08-28T12:05:00Z"/>
        </w:trPr>
        <w:tc>
          <w:tcPr>
            <w:tcW w:w="2515" w:type="dxa"/>
          </w:tcPr>
          <w:p w14:paraId="1961D934" w14:textId="56BA69B5" w:rsidR="00DC1CBD" w:rsidRDefault="00DC1CBD" w:rsidP="00D819D9">
            <w:pPr>
              <w:rPr>
                <w:ins w:id="246" w:author="Robert Macomber" w:date="2023-08-28T12:05:00Z"/>
              </w:rPr>
            </w:pPr>
            <w:ins w:id="247" w:author="Robert Macomber" w:date="2023-08-28T12:06:00Z">
              <w:r>
                <w:t>OTP Address</w:t>
              </w:r>
            </w:ins>
          </w:p>
        </w:tc>
        <w:tc>
          <w:tcPr>
            <w:tcW w:w="7555" w:type="dxa"/>
          </w:tcPr>
          <w:p w14:paraId="59D65829" w14:textId="1BB5751B" w:rsidR="00DC1CBD" w:rsidRDefault="00FF20BE" w:rsidP="00D819D9">
            <w:pPr>
              <w:rPr>
                <w:ins w:id="248" w:author="Robert Macomber" w:date="2023-08-28T12:05:00Z"/>
              </w:rPr>
            </w:pPr>
            <w:ins w:id="249" w:author="Robert Macomber" w:date="2023-08-28T12:26:00Z">
              <w:r>
                <w:t>Physical a</w:t>
              </w:r>
            </w:ins>
            <w:ins w:id="250" w:author="Robert Macomber" w:date="2023-08-28T12:25:00Z">
              <w:r>
                <w:t>ddress of</w:t>
              </w:r>
            </w:ins>
            <w:ins w:id="251" w:author="Robert Macomber" w:date="2023-08-28T12:27:00Z">
              <w:r>
                <w:t xml:space="preserve"> </w:t>
              </w:r>
            </w:ins>
            <w:ins w:id="252" w:author="Robert Macomber" w:date="2023-08-28T12:32:00Z">
              <w:r>
                <w:t xml:space="preserve">a row in </w:t>
              </w:r>
            </w:ins>
            <w:ins w:id="253" w:author="Robert Macomber" w:date="2023-08-28T12:27:00Z">
              <w:r>
                <w:t>OTP memory</w:t>
              </w:r>
            </w:ins>
            <w:ins w:id="254" w:author="Robert Macomber" w:date="2023-08-28T12:57:00Z">
              <w:r w:rsidR="001E77D8">
                <w:t>.</w:t>
              </w:r>
            </w:ins>
          </w:p>
        </w:tc>
      </w:tr>
      <w:tr w:rsidR="00DC1CBD" w14:paraId="50B7DD8A" w14:textId="77777777" w:rsidTr="00DC1CBD">
        <w:trPr>
          <w:ins w:id="255" w:author="Robert Macomber" w:date="2023-08-28T12:07:00Z"/>
        </w:trPr>
        <w:tc>
          <w:tcPr>
            <w:tcW w:w="2515" w:type="dxa"/>
          </w:tcPr>
          <w:p w14:paraId="6403207B" w14:textId="5221BC84" w:rsidR="00DC1CBD" w:rsidRDefault="00DC1CBD" w:rsidP="00D819D9">
            <w:pPr>
              <w:rPr>
                <w:ins w:id="256" w:author="Robert Macomber" w:date="2023-08-28T12:07:00Z"/>
              </w:rPr>
            </w:pPr>
            <w:ins w:id="257" w:author="Robert Macomber" w:date="2023-08-28T12:07:00Z">
              <w:r>
                <w:t>OTP Block</w:t>
              </w:r>
            </w:ins>
          </w:p>
        </w:tc>
        <w:tc>
          <w:tcPr>
            <w:tcW w:w="7555" w:type="dxa"/>
          </w:tcPr>
          <w:p w14:paraId="6701F243" w14:textId="239014EA" w:rsidR="00DC1CBD" w:rsidRDefault="00FF20BE" w:rsidP="00D819D9">
            <w:pPr>
              <w:rPr>
                <w:ins w:id="258" w:author="Robert Macomber" w:date="2023-08-28T12:07:00Z"/>
              </w:rPr>
            </w:pPr>
            <w:ins w:id="259" w:author="Robert Macomber" w:date="2023-08-28T12:27:00Z">
              <w:r>
                <w:t>An 8-byte</w:t>
              </w:r>
            </w:ins>
            <w:ins w:id="260" w:author="Robert Macomber" w:date="2023-08-28T12:28:00Z">
              <w:r>
                <w:t xml:space="preserve"> span of OTP memory that includes 57 data bits and 7 ECC bits.</w:t>
              </w:r>
            </w:ins>
          </w:p>
        </w:tc>
      </w:tr>
      <w:tr w:rsidR="00DC1CBD" w14:paraId="46CF080E" w14:textId="77777777" w:rsidTr="00DC1CBD">
        <w:trPr>
          <w:ins w:id="261" w:author="Robert Macomber" w:date="2023-08-28T12:05:00Z"/>
        </w:trPr>
        <w:tc>
          <w:tcPr>
            <w:tcW w:w="2515" w:type="dxa"/>
          </w:tcPr>
          <w:p w14:paraId="3564E0AF" w14:textId="0004CA38" w:rsidR="00DC1CBD" w:rsidRDefault="00DC1CBD" w:rsidP="00D819D9">
            <w:pPr>
              <w:rPr>
                <w:ins w:id="262" w:author="Robert Macomber" w:date="2023-08-28T12:05:00Z"/>
              </w:rPr>
            </w:pPr>
            <w:ins w:id="263" w:author="Robert Macomber" w:date="2023-08-28T12:06:00Z">
              <w:r>
                <w:t>OTP Page</w:t>
              </w:r>
            </w:ins>
          </w:p>
        </w:tc>
        <w:tc>
          <w:tcPr>
            <w:tcW w:w="7555" w:type="dxa"/>
          </w:tcPr>
          <w:p w14:paraId="7A0C5969" w14:textId="0721131B" w:rsidR="00DC1CBD" w:rsidRDefault="00FF20BE" w:rsidP="00D819D9">
            <w:pPr>
              <w:rPr>
                <w:ins w:id="264" w:author="Robert Macomber" w:date="2023-08-28T12:05:00Z"/>
              </w:rPr>
            </w:pPr>
            <w:ins w:id="265" w:author="Robert Macomber" w:date="2023-08-28T12:30:00Z">
              <w:r>
                <w:t xml:space="preserve">A group of OTP blocks that is sized to match the </w:t>
              </w:r>
            </w:ins>
            <w:ins w:id="266" w:author="Robert Macomber" w:date="2023-08-28T12:31:00Z">
              <w:r>
                <w:t xml:space="preserve">collective size of </w:t>
              </w:r>
            </w:ins>
            <w:ins w:id="267" w:author="Robert Macomber" w:date="2023-08-28T12:33:00Z">
              <w:r>
                <w:t xml:space="preserve">all </w:t>
              </w:r>
            </w:ins>
            <w:ins w:id="268" w:author="Robert Macomber" w:date="2023-08-28T12:31:00Z">
              <w:r>
                <w:t>the shadow registers.</w:t>
              </w:r>
            </w:ins>
          </w:p>
        </w:tc>
      </w:tr>
      <w:tr w:rsidR="00DC1CBD" w14:paraId="4B70AB16" w14:textId="77777777" w:rsidTr="00DC1CBD">
        <w:trPr>
          <w:ins w:id="269" w:author="Robert Macomber" w:date="2023-08-28T12:05:00Z"/>
        </w:trPr>
        <w:tc>
          <w:tcPr>
            <w:tcW w:w="2515" w:type="dxa"/>
          </w:tcPr>
          <w:p w14:paraId="0F74E51E" w14:textId="39FB4EE6" w:rsidR="00DC1CBD" w:rsidRDefault="00DC1CBD" w:rsidP="00D819D9">
            <w:pPr>
              <w:rPr>
                <w:ins w:id="270" w:author="Robert Macomber" w:date="2023-08-28T12:05:00Z"/>
              </w:rPr>
            </w:pPr>
            <w:ins w:id="271" w:author="Robert Macomber" w:date="2023-08-28T12:07:00Z">
              <w:r>
                <w:t>Register Address</w:t>
              </w:r>
            </w:ins>
          </w:p>
        </w:tc>
        <w:tc>
          <w:tcPr>
            <w:tcW w:w="7555" w:type="dxa"/>
          </w:tcPr>
          <w:p w14:paraId="1286762F" w14:textId="4D6A3DC0" w:rsidR="00DC1CBD" w:rsidRDefault="00D2679C" w:rsidP="00D819D9">
            <w:pPr>
              <w:rPr>
                <w:ins w:id="272" w:author="Robert Macomber" w:date="2023-08-28T12:05:00Z"/>
              </w:rPr>
            </w:pPr>
            <w:ins w:id="273" w:author="Robert Macomber" w:date="2023-08-28T12:16:00Z">
              <w:r>
                <w:t xml:space="preserve">Address of </w:t>
              </w:r>
            </w:ins>
            <w:ins w:id="274" w:author="Robert Macomber" w:date="2023-08-28T12:34:00Z">
              <w:r w:rsidR="00351C05">
                <w:t xml:space="preserve">an </w:t>
              </w:r>
            </w:ins>
            <w:ins w:id="275" w:author="Robert Macomber" w:date="2023-08-28T12:16:00Z">
              <w:r>
                <w:t>I</w:t>
              </w:r>
              <w:r w:rsidRPr="00351C05">
                <w:rPr>
                  <w:vertAlign w:val="superscript"/>
                </w:rPr>
                <w:t>2</w:t>
              </w:r>
              <w:r>
                <w:t xml:space="preserve">C accessible register.  </w:t>
              </w:r>
            </w:ins>
            <w:ins w:id="276" w:author="Robert Macomber" w:date="2023-08-28T12:17:00Z">
              <w:r>
                <w:t>Each</w:t>
              </w:r>
            </w:ins>
            <w:ins w:id="277" w:author="Robert Macomber" w:date="2023-08-28T12:16:00Z">
              <w:r>
                <w:t xml:space="preserve"> I</w:t>
              </w:r>
              <w:r w:rsidRPr="00351C05">
                <w:rPr>
                  <w:vertAlign w:val="superscript"/>
                </w:rPr>
                <w:t>2</w:t>
              </w:r>
              <w:r>
                <w:t>C accessible register ha</w:t>
              </w:r>
            </w:ins>
            <w:ins w:id="278" w:author="Robert Macomber" w:date="2023-08-28T12:17:00Z">
              <w:r>
                <w:t>s a</w:t>
              </w:r>
            </w:ins>
            <w:ins w:id="279" w:author="Robert Macomber" w:date="2023-08-28T12:16:00Z">
              <w:r>
                <w:t xml:space="preserve"> unique address.</w:t>
              </w:r>
            </w:ins>
          </w:p>
        </w:tc>
      </w:tr>
      <w:tr w:rsidR="006954E6" w14:paraId="1697262F" w14:textId="77777777" w:rsidTr="00DC1CBD">
        <w:trPr>
          <w:ins w:id="280" w:author="Robert Macomber" w:date="2023-08-28T14:01:00Z"/>
        </w:trPr>
        <w:tc>
          <w:tcPr>
            <w:tcW w:w="2515" w:type="dxa"/>
          </w:tcPr>
          <w:p w14:paraId="5D7B0A88" w14:textId="7CA680DE" w:rsidR="006954E6" w:rsidRDefault="006954E6" w:rsidP="00D819D9">
            <w:pPr>
              <w:rPr>
                <w:ins w:id="281" w:author="Robert Macomber" w:date="2023-08-28T14:01:00Z"/>
              </w:rPr>
            </w:pPr>
            <w:ins w:id="282" w:author="Robert Macomber" w:date="2023-08-28T14:02:00Z">
              <w:r>
                <w:t>RO</w:t>
              </w:r>
            </w:ins>
          </w:p>
        </w:tc>
        <w:tc>
          <w:tcPr>
            <w:tcW w:w="7555" w:type="dxa"/>
          </w:tcPr>
          <w:p w14:paraId="544FDB26" w14:textId="16FCFF00" w:rsidR="006954E6" w:rsidRDefault="006954E6" w:rsidP="00D819D9">
            <w:pPr>
              <w:rPr>
                <w:ins w:id="283" w:author="Robert Macomber" w:date="2023-08-28T14:01:00Z"/>
              </w:rPr>
            </w:pPr>
            <w:ins w:id="284" w:author="Robert Macomber" w:date="2023-08-28T14:02:00Z">
              <w:r>
                <w:t>Read Only</w:t>
              </w:r>
            </w:ins>
          </w:p>
        </w:tc>
      </w:tr>
      <w:tr w:rsidR="006954E6" w14:paraId="011AFEAF" w14:textId="77777777" w:rsidTr="00DC1CBD">
        <w:trPr>
          <w:ins w:id="285" w:author="Robert Macomber" w:date="2023-08-28T14:01:00Z"/>
        </w:trPr>
        <w:tc>
          <w:tcPr>
            <w:tcW w:w="2515" w:type="dxa"/>
          </w:tcPr>
          <w:p w14:paraId="61F605EF" w14:textId="43984FC6" w:rsidR="006954E6" w:rsidRDefault="006954E6" w:rsidP="00D819D9">
            <w:pPr>
              <w:rPr>
                <w:ins w:id="286" w:author="Robert Macomber" w:date="2023-08-28T14:01:00Z"/>
              </w:rPr>
            </w:pPr>
            <w:ins w:id="287" w:author="Robert Macomber" w:date="2023-08-28T14:01:00Z">
              <w:r>
                <w:t>RW</w:t>
              </w:r>
            </w:ins>
          </w:p>
        </w:tc>
        <w:tc>
          <w:tcPr>
            <w:tcW w:w="7555" w:type="dxa"/>
          </w:tcPr>
          <w:p w14:paraId="364E9E48" w14:textId="2E0517C6" w:rsidR="006954E6" w:rsidRDefault="006954E6" w:rsidP="00D819D9">
            <w:pPr>
              <w:rPr>
                <w:ins w:id="288" w:author="Robert Macomber" w:date="2023-08-28T14:01:00Z"/>
              </w:rPr>
            </w:pPr>
            <w:ins w:id="289" w:author="Robert Macomber" w:date="2023-08-28T14:01:00Z">
              <w:r>
                <w:t>Read</w:t>
              </w:r>
            </w:ins>
            <w:ins w:id="290" w:author="Robert Macomber" w:date="2023-08-28T14:02:00Z">
              <w:r>
                <w:t xml:space="preserve"> </w:t>
              </w:r>
            </w:ins>
            <w:ins w:id="291" w:author="Robert Macomber" w:date="2023-08-28T14:01:00Z">
              <w:r>
                <w:t>Write</w:t>
              </w:r>
            </w:ins>
          </w:p>
        </w:tc>
      </w:tr>
      <w:tr w:rsidR="0020568E" w14:paraId="1B7BD240" w14:textId="77777777" w:rsidTr="00DC1CBD">
        <w:trPr>
          <w:ins w:id="292" w:author="Robert Macomber" w:date="2023-08-28T14:18:00Z"/>
        </w:trPr>
        <w:tc>
          <w:tcPr>
            <w:tcW w:w="2515" w:type="dxa"/>
          </w:tcPr>
          <w:p w14:paraId="62A8678B" w14:textId="72D0A3B8" w:rsidR="0020568E" w:rsidRDefault="0020568E" w:rsidP="00D819D9">
            <w:pPr>
              <w:rPr>
                <w:ins w:id="293" w:author="Robert Macomber" w:date="2023-08-28T14:18:00Z"/>
              </w:rPr>
            </w:pPr>
            <w:ins w:id="294" w:author="Robert Macomber" w:date="2023-08-28T14:18:00Z">
              <w:r>
                <w:t>SCL</w:t>
              </w:r>
            </w:ins>
          </w:p>
        </w:tc>
        <w:tc>
          <w:tcPr>
            <w:tcW w:w="7555" w:type="dxa"/>
          </w:tcPr>
          <w:p w14:paraId="7199270B" w14:textId="03290D35" w:rsidR="0020568E" w:rsidRDefault="0020568E" w:rsidP="00D819D9">
            <w:pPr>
              <w:rPr>
                <w:ins w:id="295" w:author="Robert Macomber" w:date="2023-08-28T14:18:00Z"/>
              </w:rPr>
            </w:pPr>
            <w:ins w:id="296" w:author="Robert Macomber" w:date="2023-08-28T14:18:00Z">
              <w:r>
                <w:t>I</w:t>
              </w:r>
              <w:r w:rsidRPr="00D819D9">
                <w:rPr>
                  <w:vertAlign w:val="superscript"/>
                </w:rPr>
                <w:t>2</w:t>
              </w:r>
              <w:r>
                <w:t>C Clock</w:t>
              </w:r>
            </w:ins>
          </w:p>
        </w:tc>
      </w:tr>
      <w:tr w:rsidR="0020568E" w14:paraId="495B410D" w14:textId="77777777" w:rsidTr="00DC1CBD">
        <w:trPr>
          <w:ins w:id="297" w:author="Robert Macomber" w:date="2023-08-28T14:17:00Z"/>
        </w:trPr>
        <w:tc>
          <w:tcPr>
            <w:tcW w:w="2515" w:type="dxa"/>
          </w:tcPr>
          <w:p w14:paraId="60E45FF0" w14:textId="266678F6" w:rsidR="0020568E" w:rsidRDefault="0020568E" w:rsidP="00D819D9">
            <w:pPr>
              <w:rPr>
                <w:ins w:id="298" w:author="Robert Macomber" w:date="2023-08-28T14:17:00Z"/>
              </w:rPr>
            </w:pPr>
            <w:ins w:id="299" w:author="Robert Macomber" w:date="2023-08-28T14:18:00Z">
              <w:r>
                <w:t>SDA</w:t>
              </w:r>
            </w:ins>
          </w:p>
        </w:tc>
        <w:tc>
          <w:tcPr>
            <w:tcW w:w="7555" w:type="dxa"/>
          </w:tcPr>
          <w:p w14:paraId="344154B4" w14:textId="18AA0BB0" w:rsidR="0020568E" w:rsidRDefault="0020568E" w:rsidP="00D819D9">
            <w:pPr>
              <w:rPr>
                <w:ins w:id="300" w:author="Robert Macomber" w:date="2023-08-28T14:17:00Z"/>
              </w:rPr>
            </w:pPr>
            <w:ins w:id="301" w:author="Robert Macomber" w:date="2023-08-28T14:18:00Z">
              <w:r>
                <w:t>I</w:t>
              </w:r>
              <w:r w:rsidRPr="00D819D9">
                <w:rPr>
                  <w:vertAlign w:val="superscript"/>
                </w:rPr>
                <w:t>2</w:t>
              </w:r>
              <w:r>
                <w:t>C Data</w:t>
              </w:r>
            </w:ins>
          </w:p>
        </w:tc>
      </w:tr>
      <w:tr w:rsidR="00DC1CBD" w14:paraId="283C1BAC" w14:textId="77777777" w:rsidTr="00DC1CBD">
        <w:trPr>
          <w:ins w:id="302" w:author="Robert Macomber" w:date="2023-08-28T12:07:00Z"/>
        </w:trPr>
        <w:tc>
          <w:tcPr>
            <w:tcW w:w="2515" w:type="dxa"/>
          </w:tcPr>
          <w:p w14:paraId="1C40E849" w14:textId="3C0BAAB7" w:rsidR="00DC1CBD" w:rsidRDefault="00DC1CBD" w:rsidP="00D819D9">
            <w:pPr>
              <w:rPr>
                <w:ins w:id="303" w:author="Robert Macomber" w:date="2023-08-28T12:07:00Z"/>
              </w:rPr>
            </w:pPr>
            <w:ins w:id="304" w:author="Robert Macomber" w:date="2023-08-28T12:08:00Z">
              <w:r>
                <w:t>Shadow Register</w:t>
              </w:r>
            </w:ins>
          </w:p>
        </w:tc>
        <w:tc>
          <w:tcPr>
            <w:tcW w:w="7555" w:type="dxa"/>
          </w:tcPr>
          <w:p w14:paraId="011BF2BE" w14:textId="489807B8" w:rsidR="00DC1CBD" w:rsidRDefault="00DC1CBD" w:rsidP="00D819D9">
            <w:pPr>
              <w:rPr>
                <w:ins w:id="305" w:author="Robert Macomber" w:date="2023-08-28T12:07:00Z"/>
              </w:rPr>
            </w:pPr>
            <w:ins w:id="306" w:author="Robert Macomber" w:date="2023-08-28T12:13:00Z">
              <w:r>
                <w:t>I</w:t>
              </w:r>
              <w:r w:rsidRPr="00351C05">
                <w:rPr>
                  <w:vertAlign w:val="superscript"/>
                </w:rPr>
                <w:t>2</w:t>
              </w:r>
              <w:r>
                <w:t xml:space="preserve">C accessible register that </w:t>
              </w:r>
            </w:ins>
            <w:ins w:id="307" w:author="Robert Macomber" w:date="2023-08-28T12:37:00Z">
              <w:r w:rsidR="00351C05">
                <w:t>can be</w:t>
              </w:r>
            </w:ins>
            <w:ins w:id="308" w:author="Robert Macomber" w:date="2023-08-28T12:13:00Z">
              <w:r>
                <w:t xml:space="preserve"> </w:t>
              </w:r>
            </w:ins>
            <w:ins w:id="309" w:author="Robert Macomber" w:date="2023-08-28T12:14:00Z">
              <w:r w:rsidR="00D2679C">
                <w:t>configured from OTP memory.</w:t>
              </w:r>
            </w:ins>
            <w:ins w:id="310" w:author="Robert Macomber" w:date="2023-08-28T12:38:00Z">
              <w:r w:rsidR="00351C05">
                <w:t xml:space="preserve">  </w:t>
              </w:r>
            </w:ins>
            <w:ins w:id="311" w:author="Robert Macomber" w:date="2023-08-28T12:39:00Z">
              <w:r w:rsidR="00351C05">
                <w:t>After t</w:t>
              </w:r>
            </w:ins>
            <w:ins w:id="312" w:author="Robert Macomber" w:date="2023-08-28T12:38:00Z">
              <w:r w:rsidR="00351C05">
                <w:t xml:space="preserve">he preferred settings </w:t>
              </w:r>
            </w:ins>
            <w:ins w:id="313" w:author="Robert Macomber" w:date="2023-08-28T12:39:00Z">
              <w:r w:rsidR="00351C05">
                <w:t>are</w:t>
              </w:r>
            </w:ins>
            <w:ins w:id="314" w:author="Robert Macomber" w:date="2023-08-28T12:38:00Z">
              <w:r w:rsidR="00351C05">
                <w:t xml:space="preserve"> captured in the OTP memory</w:t>
              </w:r>
            </w:ins>
            <w:ins w:id="315" w:author="Robert Macomber" w:date="2023-08-28T12:39:00Z">
              <w:r w:rsidR="00351C05">
                <w:t xml:space="preserve"> the shadow registers will be automatically reconfigured each time</w:t>
              </w:r>
            </w:ins>
            <w:ins w:id="316" w:author="Robert Macomber" w:date="2023-08-28T12:40:00Z">
              <w:r w:rsidR="00351C05">
                <w:t xml:space="preserve"> the </w:t>
              </w:r>
            </w:ins>
            <w:ins w:id="317" w:author="Robert Macomber" w:date="2023-08-28T12:41:00Z">
              <w:r w:rsidR="00351C05">
                <w:t>chip power</w:t>
              </w:r>
            </w:ins>
            <w:ins w:id="318" w:author="Robert Macomber" w:date="2023-08-28T12:43:00Z">
              <w:r w:rsidR="00EB65CB">
                <w:t>s</w:t>
              </w:r>
            </w:ins>
            <w:ins w:id="319" w:author="Robert Macomber" w:date="2023-08-28T12:41:00Z">
              <w:r w:rsidR="00351C05">
                <w:t xml:space="preserve"> up or the </w:t>
              </w:r>
            </w:ins>
            <w:ins w:id="320" w:author="Robert Macomber" w:date="2023-08-28T12:40:00Z">
              <w:r w:rsidR="00351C05">
                <w:t>EN pin is toggled.</w:t>
              </w:r>
            </w:ins>
          </w:p>
        </w:tc>
      </w:tr>
      <w:tr w:rsidR="00DC1CBD" w14:paraId="01B8863E" w14:textId="77777777" w:rsidTr="00DC1CBD">
        <w:trPr>
          <w:ins w:id="321" w:author="Robert Macomber" w:date="2023-08-28T12:07:00Z"/>
        </w:trPr>
        <w:tc>
          <w:tcPr>
            <w:tcW w:w="2515" w:type="dxa"/>
          </w:tcPr>
          <w:p w14:paraId="24FE5540" w14:textId="05ABF283" w:rsidR="00DC1CBD" w:rsidRDefault="00DC1CBD" w:rsidP="00D819D9">
            <w:pPr>
              <w:rPr>
                <w:ins w:id="322" w:author="Robert Macomber" w:date="2023-08-28T12:07:00Z"/>
              </w:rPr>
            </w:pPr>
            <w:ins w:id="323" w:author="Robert Macomber" w:date="2023-08-28T12:08:00Z">
              <w:r>
                <w:t>STIL file</w:t>
              </w:r>
            </w:ins>
          </w:p>
        </w:tc>
        <w:tc>
          <w:tcPr>
            <w:tcW w:w="7555" w:type="dxa"/>
          </w:tcPr>
          <w:p w14:paraId="4C194D55" w14:textId="1870A730" w:rsidR="00DC1CBD" w:rsidRDefault="00DC1CBD" w:rsidP="00D819D9">
            <w:pPr>
              <w:rPr>
                <w:ins w:id="324" w:author="Robert Macomber" w:date="2023-08-28T12:07:00Z"/>
              </w:rPr>
            </w:pPr>
            <w:ins w:id="325" w:author="Robert Macomber" w:date="2023-08-28T12:09:00Z">
              <w:r>
                <w:t>ATP</w:t>
              </w:r>
            </w:ins>
            <w:ins w:id="326" w:author="Robert Macomber" w:date="2023-08-28T12:10:00Z">
              <w:r>
                <w:t>G</w:t>
              </w:r>
            </w:ins>
            <w:ins w:id="327" w:author="Robert Macomber" w:date="2023-08-28T12:09:00Z">
              <w:r>
                <w:t xml:space="preserve"> test vectors in </w:t>
              </w:r>
            </w:ins>
            <w:ins w:id="328" w:author="Robert Macomber" w:date="2023-08-28T12:11:00Z">
              <w:r>
                <w:t>“</w:t>
              </w:r>
            </w:ins>
            <w:ins w:id="329" w:author="Robert Macomber" w:date="2023-08-28T12:09:00Z">
              <w:r>
                <w:t>IEEE P1450.1 Standard Test Interface Language</w:t>
              </w:r>
            </w:ins>
            <w:ins w:id="330" w:author="Robert Macomber" w:date="2023-08-28T12:11:00Z">
              <w:r>
                <w:t>”</w:t>
              </w:r>
            </w:ins>
            <w:ins w:id="331" w:author="Robert Macomber" w:date="2023-08-28T12:09:00Z">
              <w:r>
                <w:t xml:space="preserve"> format</w:t>
              </w:r>
            </w:ins>
            <w:ins w:id="332" w:author="Robert Macomber" w:date="2023-08-28T12:12:00Z">
              <w:r>
                <w:t>.  Often pronounced as “style”.</w:t>
              </w:r>
            </w:ins>
          </w:p>
        </w:tc>
      </w:tr>
      <w:tr w:rsidR="00EB65CB" w14:paraId="7CC4C651" w14:textId="77777777" w:rsidTr="00DC1CBD">
        <w:trPr>
          <w:ins w:id="333" w:author="Robert Macomber" w:date="2023-08-28T12:45:00Z"/>
        </w:trPr>
        <w:tc>
          <w:tcPr>
            <w:tcW w:w="2515" w:type="dxa"/>
          </w:tcPr>
          <w:p w14:paraId="464C3B4A" w14:textId="4AA9798E" w:rsidR="00EB65CB" w:rsidRDefault="00EB65CB" w:rsidP="00D819D9">
            <w:pPr>
              <w:rPr>
                <w:ins w:id="334" w:author="Robert Macomber" w:date="2023-08-28T12:45:00Z"/>
              </w:rPr>
            </w:pPr>
            <w:ins w:id="335" w:author="Robert Macomber" w:date="2023-08-28T12:45:00Z">
              <w:r>
                <w:t>UV</w:t>
              </w:r>
            </w:ins>
          </w:p>
        </w:tc>
        <w:tc>
          <w:tcPr>
            <w:tcW w:w="7555" w:type="dxa"/>
          </w:tcPr>
          <w:p w14:paraId="758B518F" w14:textId="61B29477" w:rsidR="00EB65CB" w:rsidRDefault="00EB65CB" w:rsidP="00D819D9">
            <w:pPr>
              <w:rPr>
                <w:ins w:id="336" w:author="Robert Macomber" w:date="2023-08-28T12:45:00Z"/>
              </w:rPr>
            </w:pPr>
            <w:ins w:id="337" w:author="Robert Macomber" w:date="2023-08-28T12:45:00Z">
              <w:r>
                <w:t>Ultraviolet light.</w:t>
              </w:r>
            </w:ins>
          </w:p>
        </w:tc>
      </w:tr>
      <w:tr w:rsidR="00DC1CBD" w14:paraId="79A5747D" w14:textId="77777777" w:rsidTr="00DC1CBD">
        <w:trPr>
          <w:ins w:id="338" w:author="Robert Macomber" w:date="2023-08-28T12:07:00Z"/>
        </w:trPr>
        <w:tc>
          <w:tcPr>
            <w:tcW w:w="2515" w:type="dxa"/>
          </w:tcPr>
          <w:p w14:paraId="1F02B7EA" w14:textId="1D973DCF" w:rsidR="00DC1CBD" w:rsidRDefault="00DC1CBD" w:rsidP="00D819D9">
            <w:pPr>
              <w:rPr>
                <w:ins w:id="339" w:author="Robert Macomber" w:date="2023-08-28T12:07:00Z"/>
              </w:rPr>
            </w:pPr>
            <w:ins w:id="340" w:author="Robert Macomber" w:date="2023-08-28T12:08:00Z">
              <w:r>
                <w:t>Volatile Register</w:t>
              </w:r>
            </w:ins>
          </w:p>
        </w:tc>
        <w:tc>
          <w:tcPr>
            <w:tcW w:w="7555" w:type="dxa"/>
          </w:tcPr>
          <w:p w14:paraId="4656591C" w14:textId="5DAB8294" w:rsidR="00DC1CBD" w:rsidRDefault="00D2679C" w:rsidP="00D819D9">
            <w:pPr>
              <w:rPr>
                <w:ins w:id="341" w:author="Robert Macomber" w:date="2023-08-28T12:07:00Z"/>
              </w:rPr>
            </w:pPr>
            <w:ins w:id="342" w:author="Robert Macomber" w:date="2023-08-28T12:14:00Z">
              <w:r>
                <w:t>I</w:t>
              </w:r>
              <w:r w:rsidRPr="00351C05">
                <w:rPr>
                  <w:vertAlign w:val="superscript"/>
                </w:rPr>
                <w:t>2</w:t>
              </w:r>
              <w:r>
                <w:t xml:space="preserve">C accessible register that is </w:t>
              </w:r>
            </w:ins>
            <w:ins w:id="343" w:author="Robert Macomber" w:date="2023-08-28T12:15:00Z">
              <w:r w:rsidRPr="00D2679C">
                <w:rPr>
                  <w:b/>
                  <w:bCs/>
                </w:rPr>
                <w:t>not</w:t>
              </w:r>
              <w:r>
                <w:t xml:space="preserve"> configured from OTP memory.</w:t>
              </w:r>
            </w:ins>
            <w:ins w:id="344" w:author="Robert Macomber" w:date="2023-08-28T12:35:00Z">
              <w:r w:rsidR="00351C05">
                <w:t xml:space="preserve">  The register dat</w:t>
              </w:r>
            </w:ins>
            <w:ins w:id="345" w:author="Robert Macomber" w:date="2023-08-28T12:36:00Z">
              <w:r w:rsidR="00351C05">
                <w:t>a is lost when</w:t>
              </w:r>
            </w:ins>
            <w:ins w:id="346" w:author="Robert Macomber" w:date="2023-08-28T12:43:00Z">
              <w:r w:rsidR="00351C05">
                <w:t>ever chip</w:t>
              </w:r>
            </w:ins>
            <w:ins w:id="347" w:author="Robert Macomber" w:date="2023-08-28T12:36:00Z">
              <w:r w:rsidR="00351C05">
                <w:t xml:space="preserve"> </w:t>
              </w:r>
            </w:ins>
            <w:ins w:id="348" w:author="Robert Macomber" w:date="2023-08-28T12:37:00Z">
              <w:r w:rsidR="00351C05">
                <w:t>power is cycled</w:t>
              </w:r>
            </w:ins>
            <w:ins w:id="349" w:author="Robert Macomber" w:date="2023-08-28T12:41:00Z">
              <w:r w:rsidR="00351C05">
                <w:t xml:space="preserve"> or the EN pin is toggled.</w:t>
              </w:r>
            </w:ins>
          </w:p>
        </w:tc>
      </w:tr>
      <w:tr w:rsidR="006954E6" w14:paraId="69630E4B" w14:textId="77777777" w:rsidTr="00DC1CBD">
        <w:trPr>
          <w:ins w:id="350" w:author="Robert Macomber" w:date="2023-08-28T14:01:00Z"/>
        </w:trPr>
        <w:tc>
          <w:tcPr>
            <w:tcW w:w="2515" w:type="dxa"/>
          </w:tcPr>
          <w:p w14:paraId="3CB0F8BD" w14:textId="45F941F6" w:rsidR="006954E6" w:rsidRDefault="006954E6" w:rsidP="00D819D9">
            <w:pPr>
              <w:rPr>
                <w:ins w:id="351" w:author="Robert Macomber" w:date="2023-08-28T14:01:00Z"/>
              </w:rPr>
            </w:pPr>
            <w:ins w:id="352" w:author="Robert Macomber" w:date="2023-08-28T14:01:00Z">
              <w:r>
                <w:t>W1C</w:t>
              </w:r>
            </w:ins>
          </w:p>
        </w:tc>
        <w:tc>
          <w:tcPr>
            <w:tcW w:w="7555" w:type="dxa"/>
          </w:tcPr>
          <w:p w14:paraId="6C43355C" w14:textId="57F4BE32" w:rsidR="006954E6" w:rsidRDefault="006954E6" w:rsidP="00D819D9">
            <w:pPr>
              <w:rPr>
                <w:ins w:id="353" w:author="Robert Macomber" w:date="2023-08-28T14:01:00Z"/>
              </w:rPr>
            </w:pPr>
            <w:ins w:id="354" w:author="Robert Macomber" w:date="2023-08-28T14:01:00Z">
              <w:r>
                <w:t xml:space="preserve">Write 1 to </w:t>
              </w:r>
            </w:ins>
            <w:ins w:id="355" w:author="Robert Macomber" w:date="2023-08-28T14:02:00Z">
              <w:r>
                <w:t>C</w:t>
              </w:r>
            </w:ins>
            <w:ins w:id="356" w:author="Robert Macomber" w:date="2023-08-28T14:01:00Z">
              <w:r>
                <w:t>lear.</w:t>
              </w:r>
            </w:ins>
          </w:p>
        </w:tc>
      </w:tr>
      <w:tr w:rsidR="00DC1CBD" w14:paraId="5D32AD1E" w14:textId="77777777" w:rsidTr="00DC1CBD">
        <w:trPr>
          <w:ins w:id="357" w:author="Robert Macomber" w:date="2023-08-28T12:07:00Z"/>
        </w:trPr>
        <w:tc>
          <w:tcPr>
            <w:tcW w:w="2515" w:type="dxa"/>
          </w:tcPr>
          <w:p w14:paraId="5B72E023" w14:textId="1FC891C9" w:rsidR="00DC1CBD" w:rsidRDefault="00DC1CBD" w:rsidP="00D819D9">
            <w:pPr>
              <w:rPr>
                <w:ins w:id="358" w:author="Robert Macomber" w:date="2023-08-28T12:07:00Z"/>
              </w:rPr>
            </w:pPr>
            <w:ins w:id="359" w:author="Robert Macomber" w:date="2023-08-28T12:08:00Z">
              <w:r>
                <w:t>WGL file</w:t>
              </w:r>
            </w:ins>
          </w:p>
        </w:tc>
        <w:tc>
          <w:tcPr>
            <w:tcW w:w="7555" w:type="dxa"/>
          </w:tcPr>
          <w:p w14:paraId="610D7AF3" w14:textId="604B50EE" w:rsidR="00DC1CBD" w:rsidRDefault="00DC1CBD" w:rsidP="00D819D9">
            <w:pPr>
              <w:rPr>
                <w:ins w:id="360" w:author="Robert Macomber" w:date="2023-08-28T12:07:00Z"/>
              </w:rPr>
            </w:pPr>
            <w:ins w:id="361" w:author="Robert Macomber" w:date="2023-08-28T12:10:00Z">
              <w:r>
                <w:t>ATPG test vectors in</w:t>
              </w:r>
            </w:ins>
            <w:ins w:id="362" w:author="Robert Macomber" w:date="2023-08-28T12:11:00Z">
              <w:r>
                <w:t xml:space="preserve"> “Waveform Generation Language” format</w:t>
              </w:r>
            </w:ins>
            <w:ins w:id="363" w:author="Robert Macomber" w:date="2023-08-28T12:12:00Z">
              <w:r>
                <w:t>.  Often pronounced as “wiggle”.</w:t>
              </w:r>
            </w:ins>
          </w:p>
        </w:tc>
      </w:tr>
    </w:tbl>
    <w:p w14:paraId="7E41C087" w14:textId="77777777" w:rsidR="00D819D9" w:rsidRPr="00D819D9" w:rsidRDefault="00D819D9" w:rsidP="00D819D9">
      <w:pPr>
        <w:rPr>
          <w:ins w:id="364" w:author="Robert Macomber" w:date="2023-08-28T11:47:00Z"/>
        </w:rPr>
      </w:pPr>
    </w:p>
    <w:p w14:paraId="78C5D01D" w14:textId="730A7FB0" w:rsidR="00AC2E5A" w:rsidRDefault="00731755" w:rsidP="00731755">
      <w:pPr>
        <w:pStyle w:val="Heading1"/>
      </w:pPr>
      <w:bookmarkStart w:id="365" w:name="_Toc144120382"/>
      <w:r>
        <w:lastRenderedPageBreak/>
        <w:t>I</w:t>
      </w:r>
      <w:r w:rsidRPr="001E77D8">
        <w:rPr>
          <w:vertAlign w:val="superscript"/>
        </w:rPr>
        <w:t>2</w:t>
      </w:r>
      <w:r>
        <w:t>C</w:t>
      </w:r>
      <w:bookmarkEnd w:id="365"/>
    </w:p>
    <w:p w14:paraId="092A1252" w14:textId="2A50D3E9" w:rsidR="002458C9" w:rsidRDefault="00AA68C9" w:rsidP="008C5AD3">
      <w:r>
        <w:t>An</w:t>
      </w:r>
      <w:r w:rsidR="008C5AD3">
        <w:t xml:space="preserve"> I</w:t>
      </w:r>
      <w:r w:rsidR="008C5AD3" w:rsidRPr="001E77D8">
        <w:rPr>
          <w:vertAlign w:val="superscript"/>
        </w:rPr>
        <w:t>2</w:t>
      </w:r>
      <w:r w:rsidR="008C5AD3">
        <w:t xml:space="preserve">C interface </w:t>
      </w:r>
      <w:r>
        <w:t>is provided to</w:t>
      </w:r>
      <w:r w:rsidR="008C5AD3">
        <w:t xml:space="preserve"> make test features available on ATE and in the lab. </w:t>
      </w:r>
      <w:r>
        <w:t xml:space="preserve"> </w:t>
      </w:r>
      <w:r w:rsidR="00AA44C4">
        <w:t xml:space="preserve">  </w:t>
      </w:r>
      <w:r>
        <w:t>It</w:t>
      </w:r>
      <w:r w:rsidR="008C5AD3">
        <w:t xml:space="preserve"> is not intended to be </w:t>
      </w:r>
      <w:r w:rsidR="00E7047F">
        <w:t xml:space="preserve">fully </w:t>
      </w:r>
      <w:r w:rsidR="008C5AD3">
        <w:t xml:space="preserve">compliant to the </w:t>
      </w:r>
      <w:ins w:id="366" w:author="Robert Macomber" w:date="2023-08-28T13:02:00Z">
        <w:r w:rsidR="001E77D8">
          <w:t>I</w:t>
        </w:r>
        <w:r w:rsidR="001E77D8" w:rsidRPr="001E77D8">
          <w:rPr>
            <w:vertAlign w:val="superscript"/>
          </w:rPr>
          <w:t>2</w:t>
        </w:r>
        <w:r w:rsidR="001E77D8">
          <w:t>C</w:t>
        </w:r>
        <w:r w:rsidR="001E77D8" w:rsidDel="001E77D8">
          <w:t xml:space="preserve"> </w:t>
        </w:r>
      </w:ins>
      <w:del w:id="367" w:author="Robert Macomber" w:date="2023-08-28T13:02:00Z">
        <w:r w:rsidR="008C5AD3" w:rsidDel="001E77D8">
          <w:delText>I2C</w:delText>
        </w:r>
      </w:del>
      <w:r w:rsidR="008C5AD3">
        <w:t xml:space="preserve"> standard</w:t>
      </w:r>
      <w:r w:rsidR="00FB0A5D">
        <w:t>.</w:t>
      </w:r>
      <w:r w:rsidR="00CA3F4E">
        <w:t xml:space="preserve">  </w:t>
      </w:r>
      <w:r>
        <w:t xml:space="preserve">  It supports standard (100KHz), </w:t>
      </w:r>
      <w:proofErr w:type="spellStart"/>
      <w:r>
        <w:t>fastmode</w:t>
      </w:r>
      <w:proofErr w:type="spellEnd"/>
      <w:r>
        <w:t xml:space="preserve"> (400KHz) and </w:t>
      </w:r>
      <w:proofErr w:type="spellStart"/>
      <w:r>
        <w:t>fastmode</w:t>
      </w:r>
      <w:proofErr w:type="spellEnd"/>
      <w:r>
        <w:t>+ (1MHz) speeds.</w:t>
      </w:r>
      <w:r w:rsidR="006341D9">
        <w:t xml:space="preserve"> </w:t>
      </w:r>
      <w:r w:rsidR="001D7475">
        <w:t xml:space="preserve"> </w:t>
      </w:r>
      <w:r w:rsidR="00AA44C4">
        <w:t>Vader</w:t>
      </w:r>
      <w:r w:rsidR="00AA44C4" w:rsidRPr="003A1634">
        <w:t xml:space="preserve"> </w:t>
      </w:r>
      <w:r w:rsidR="00AA44C4">
        <w:t>has</w:t>
      </w:r>
      <w:r w:rsidR="00AA44C4" w:rsidRPr="003A1634">
        <w:t xml:space="preserve"> dedicated pins for the </w:t>
      </w:r>
      <w:ins w:id="368" w:author="Robert Macomber" w:date="2023-08-28T13:02:00Z">
        <w:r w:rsidR="001E77D8">
          <w:t>I</w:t>
        </w:r>
        <w:r w:rsidR="001E77D8" w:rsidRPr="001E77D8">
          <w:rPr>
            <w:vertAlign w:val="superscript"/>
          </w:rPr>
          <w:t>2</w:t>
        </w:r>
        <w:r w:rsidR="001E77D8">
          <w:t>C</w:t>
        </w:r>
        <w:r w:rsidR="001E77D8" w:rsidRPr="003A1634" w:rsidDel="001E77D8">
          <w:t xml:space="preserve"> </w:t>
        </w:r>
      </w:ins>
      <w:del w:id="369" w:author="Robert Macomber" w:date="2023-08-28T13:02:00Z">
        <w:r w:rsidR="00AA44C4" w:rsidRPr="003A1634" w:rsidDel="001E77D8">
          <w:delText>I2C</w:delText>
        </w:r>
      </w:del>
      <w:r w:rsidR="00AA44C4" w:rsidRPr="003A1634">
        <w:t xml:space="preserve"> </w:t>
      </w:r>
      <w:r w:rsidR="00AA44C4" w:rsidRPr="00654F20">
        <w:rPr>
          <w:rFonts w:ascii="Consolas" w:hAnsi="Consolas"/>
          <w:b/>
          <w:bCs/>
        </w:rPr>
        <w:t>SCL</w:t>
      </w:r>
      <w:r w:rsidR="00AA44C4" w:rsidRPr="003A1634">
        <w:t xml:space="preserve"> and </w:t>
      </w:r>
      <w:r w:rsidR="00AA44C4" w:rsidRPr="00654F20">
        <w:rPr>
          <w:rFonts w:ascii="Consolas" w:hAnsi="Consolas"/>
          <w:b/>
          <w:bCs/>
        </w:rPr>
        <w:t>SDA</w:t>
      </w:r>
      <w:r w:rsidR="00AA44C4" w:rsidRPr="003A1634">
        <w:t xml:space="preserve"> signals</w:t>
      </w:r>
      <w:r w:rsidR="00AA44C4">
        <w:t>.</w:t>
      </w:r>
      <w:r w:rsidR="006341D9">
        <w:t xml:space="preserve"> </w:t>
      </w:r>
      <w:r w:rsidR="001D7475">
        <w:t xml:space="preserve"> The default 7-bit </w:t>
      </w:r>
      <w:ins w:id="370" w:author="Robert Macomber" w:date="2023-08-28T13:02:00Z">
        <w:r w:rsidR="001E77D8">
          <w:t>I</w:t>
        </w:r>
        <w:r w:rsidR="001E77D8" w:rsidRPr="001E77D8">
          <w:rPr>
            <w:vertAlign w:val="superscript"/>
          </w:rPr>
          <w:t>2</w:t>
        </w:r>
        <w:r w:rsidR="001E77D8">
          <w:t>C</w:t>
        </w:r>
        <w:r w:rsidR="001E77D8" w:rsidDel="001E77D8">
          <w:t xml:space="preserve"> </w:t>
        </w:r>
      </w:ins>
      <w:del w:id="371" w:author="Robert Macomber" w:date="2023-08-28T13:02:00Z">
        <w:r w:rsidR="001D7475" w:rsidDel="001E77D8">
          <w:delText>I2C</w:delText>
        </w:r>
      </w:del>
      <w:r w:rsidR="001D7475">
        <w:t xml:space="preserve"> Slave Address is 30h</w:t>
      </w:r>
      <w:r w:rsidR="00AA44C4">
        <w:t xml:space="preserve">, but it will </w:t>
      </w:r>
      <w:del w:id="372" w:author="Robert Macomber" w:date="2023-08-28T14:22:00Z">
        <w:r w:rsidR="00AA44C4" w:rsidDel="0020568E">
          <w:delText xml:space="preserve">load </w:delText>
        </w:r>
      </w:del>
      <w:r w:rsidR="00AA44C4">
        <w:t xml:space="preserve">this address </w:t>
      </w:r>
      <w:ins w:id="373" w:author="Robert Macomber" w:date="2023-08-28T14:22:00Z">
        <w:r w:rsidR="0020568E">
          <w:t>can be con</w:t>
        </w:r>
      </w:ins>
      <w:ins w:id="374" w:author="Robert Macomber" w:date="2023-08-28T14:23:00Z">
        <w:r w:rsidR="0020568E">
          <w:t xml:space="preserve">figured </w:t>
        </w:r>
      </w:ins>
      <w:r w:rsidR="00AA44C4">
        <w:t>from a validly programmed OTP.</w:t>
      </w:r>
      <w:r w:rsidR="0087475F">
        <w:t xml:space="preserve">  </w:t>
      </w:r>
      <w:r>
        <w:t xml:space="preserve">For detailed information on the </w:t>
      </w:r>
      <w:ins w:id="375" w:author="Robert Macomber" w:date="2023-08-28T13:02:00Z">
        <w:r w:rsidR="001E77D8">
          <w:t>I</w:t>
        </w:r>
        <w:r w:rsidR="001E77D8" w:rsidRPr="001E77D8">
          <w:rPr>
            <w:vertAlign w:val="superscript"/>
          </w:rPr>
          <w:t>2</w:t>
        </w:r>
        <w:r w:rsidR="001E77D8">
          <w:t>C</w:t>
        </w:r>
        <w:r w:rsidR="001E77D8" w:rsidDel="001E77D8">
          <w:t xml:space="preserve"> </w:t>
        </w:r>
      </w:ins>
      <w:del w:id="376" w:author="Robert Macomber" w:date="2023-08-28T13:02:00Z">
        <w:r w:rsidDel="001E77D8">
          <w:delText>I2C</w:delText>
        </w:r>
      </w:del>
      <w:r>
        <w:t xml:space="preserve"> interface standard, please refer to the </w:t>
      </w:r>
      <w:ins w:id="377" w:author="Robert Macomber" w:date="2023-08-28T13:03:00Z">
        <w:r w:rsidR="001E77D8">
          <w:t>I</w:t>
        </w:r>
        <w:r w:rsidR="001E77D8" w:rsidRPr="001E77D8">
          <w:rPr>
            <w:vertAlign w:val="superscript"/>
          </w:rPr>
          <w:t>2</w:t>
        </w:r>
        <w:r w:rsidR="001E77D8">
          <w:t>C</w:t>
        </w:r>
        <w:r w:rsidR="001E77D8" w:rsidDel="001E77D8">
          <w:t xml:space="preserve"> </w:t>
        </w:r>
      </w:ins>
      <w:del w:id="378" w:author="Robert Macomber" w:date="2023-08-28T13:03:00Z">
        <w:r w:rsidDel="001E77D8">
          <w:delText>I2C</w:delText>
        </w:r>
      </w:del>
      <w:r>
        <w:t xml:space="preserve"> </w:t>
      </w:r>
      <w:r w:rsidR="0088577E">
        <w:t>specification</w:t>
      </w:r>
      <w:r w:rsidR="00DD6C07">
        <w:t xml:space="preserve"> (see page </w:t>
      </w:r>
      <w:r w:rsidR="00DD6C07">
        <w:fldChar w:fldCharType="begin"/>
      </w:r>
      <w:r w:rsidR="00DD6C07">
        <w:instrText xml:space="preserve"> PAGEREF _Ref137123344 \h </w:instrText>
      </w:r>
      <w:r w:rsidR="00DD6C07">
        <w:fldChar w:fldCharType="separate"/>
      </w:r>
      <w:r w:rsidR="009759C0">
        <w:rPr>
          <w:noProof/>
        </w:rPr>
        <w:t>5</w:t>
      </w:r>
      <w:r w:rsidR="00DD6C07">
        <w:fldChar w:fldCharType="end"/>
      </w:r>
      <w:r w:rsidR="00DD6C07">
        <w:t xml:space="preserve"> for location).</w:t>
      </w:r>
    </w:p>
    <w:p w14:paraId="0A16B898" w14:textId="4F5E1199" w:rsidR="0087475F" w:rsidRDefault="0087475F" w:rsidP="008C5AD3">
      <w:r>
        <w:t xml:space="preserve">A simple register access protocol is implemented with 8-bit register address and 8-bit data transfers. </w:t>
      </w:r>
      <w:r w:rsidR="006341D9">
        <w:t xml:space="preserve"> </w:t>
      </w:r>
      <w:r>
        <w:fldChar w:fldCharType="begin"/>
      </w:r>
      <w:r>
        <w:instrText xml:space="preserve"> REF _Ref137123573 \h </w:instrText>
      </w:r>
      <w:r>
        <w:fldChar w:fldCharType="separate"/>
      </w:r>
      <w:r w:rsidR="009759C0">
        <w:t xml:space="preserve">Figure </w:t>
      </w:r>
      <w:r w:rsidR="009759C0">
        <w:rPr>
          <w:noProof/>
        </w:rPr>
        <w:t>2</w:t>
      </w:r>
      <w:r>
        <w:fldChar w:fldCharType="end"/>
      </w:r>
      <w:r>
        <w:t xml:space="preserve"> shows write and read transactions for a single 8-bit register.</w:t>
      </w:r>
    </w:p>
    <w:p w14:paraId="4F7DEBA6" w14:textId="66CC360A" w:rsidR="00C275F4" w:rsidRDefault="002458C9" w:rsidP="002458C9">
      <w:pPr>
        <w:keepNext/>
        <w:jc w:val="center"/>
      </w:pPr>
      <w:r>
        <w:rPr>
          <w:noProof/>
        </w:rPr>
        <w:drawing>
          <wp:inline distT="0" distB="0" distL="0" distR="0" wp14:anchorId="43420EA0" wp14:editId="7445DC5E">
            <wp:extent cx="5016321" cy="2215542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294" cy="22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20DD" w14:textId="51DECA7A" w:rsidR="00C275F4" w:rsidRDefault="00C275F4" w:rsidP="00C275F4">
      <w:pPr>
        <w:pStyle w:val="Caption"/>
        <w:jc w:val="center"/>
      </w:pPr>
      <w:bookmarkStart w:id="379" w:name="_Ref137123573"/>
      <w:bookmarkStart w:id="380" w:name="_Toc68089247"/>
      <w:bookmarkStart w:id="381" w:name="_Toc144126973"/>
      <w:r>
        <w:t xml:space="preserve">Figure </w:t>
      </w:r>
      <w:fldSimple w:instr=" SEQ Figure \* ARABIC ">
        <w:r w:rsidR="00CC05BE">
          <w:rPr>
            <w:noProof/>
          </w:rPr>
          <w:t>2</w:t>
        </w:r>
      </w:fldSimple>
      <w:bookmarkEnd w:id="379"/>
      <w:r w:rsidR="00205C4E">
        <w:rPr>
          <w:noProof/>
        </w:rPr>
        <w:t xml:space="preserve">: </w:t>
      </w:r>
      <w:r>
        <w:t xml:space="preserve"> I2C Register Write and Read</w:t>
      </w:r>
      <w:bookmarkEnd w:id="380"/>
      <w:bookmarkEnd w:id="381"/>
    </w:p>
    <w:p w14:paraId="32F1F941" w14:textId="342237DA" w:rsidR="002458C9" w:rsidRDefault="002F3ED2" w:rsidP="002458C9">
      <w:r>
        <w:t>The implemented protocol is capable of handling burst reads and writes.  By default, burst data will sequential</w:t>
      </w:r>
      <w:r w:rsidR="00EF2B68">
        <w:t>ly</w:t>
      </w:r>
      <w:r>
        <w:t xml:space="preserve"> read or write contiguous registers, where the register address is automatically incremented.  If needed, the automatic address increment behavior can be disabled to </w:t>
      </w:r>
      <w:r w:rsidR="006341D9">
        <w:t xml:space="preserve">enable </w:t>
      </w:r>
      <w:r>
        <w:t>repeated access</w:t>
      </w:r>
      <w:r w:rsidR="006341D9">
        <w:t xml:space="preserve"> of</w:t>
      </w:r>
      <w:r>
        <w:t xml:space="preserve"> the same addressed register.</w:t>
      </w:r>
      <w:r w:rsidR="0087475F">
        <w:t xml:space="preserve">  </w:t>
      </w:r>
      <w:r w:rsidR="0087475F">
        <w:fldChar w:fldCharType="begin"/>
      </w:r>
      <w:r w:rsidR="0087475F">
        <w:instrText xml:space="preserve"> REF _Ref137123642 \h </w:instrText>
      </w:r>
      <w:r w:rsidR="0087475F">
        <w:fldChar w:fldCharType="separate"/>
      </w:r>
      <w:r w:rsidR="009759C0">
        <w:t xml:space="preserve">Figure </w:t>
      </w:r>
      <w:r w:rsidR="009759C0">
        <w:rPr>
          <w:noProof/>
        </w:rPr>
        <w:t>3</w:t>
      </w:r>
      <w:r w:rsidR="0087475F">
        <w:fldChar w:fldCharType="end"/>
      </w:r>
      <w:r w:rsidR="0087475F">
        <w:t xml:space="preserve"> shows write and read transactions for multiple registers.</w:t>
      </w:r>
    </w:p>
    <w:p w14:paraId="1275763D" w14:textId="77777777" w:rsidR="002458C9" w:rsidRDefault="002458C9" w:rsidP="002458C9">
      <w:pPr>
        <w:keepNext/>
        <w:jc w:val="center"/>
      </w:pPr>
      <w:r>
        <w:rPr>
          <w:noProof/>
        </w:rPr>
        <w:drawing>
          <wp:inline distT="0" distB="0" distL="0" distR="0" wp14:anchorId="7DE24CD9" wp14:editId="22BAA42C">
            <wp:extent cx="6696452" cy="2434107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186" cy="2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DCAE" w14:textId="1C8E741D" w:rsidR="002458C9" w:rsidRPr="002458C9" w:rsidRDefault="002458C9" w:rsidP="002458C9">
      <w:pPr>
        <w:pStyle w:val="Caption"/>
        <w:jc w:val="center"/>
      </w:pPr>
      <w:bookmarkStart w:id="382" w:name="_Ref137123642"/>
      <w:bookmarkStart w:id="383" w:name="_Toc68089248"/>
      <w:bookmarkStart w:id="384" w:name="_Toc144126974"/>
      <w:r>
        <w:t xml:space="preserve">Figure </w:t>
      </w:r>
      <w:fldSimple w:instr=" SEQ Figure \* ARABIC ">
        <w:r w:rsidR="00CC05BE">
          <w:rPr>
            <w:noProof/>
          </w:rPr>
          <w:t>3</w:t>
        </w:r>
      </w:fldSimple>
      <w:bookmarkEnd w:id="382"/>
      <w:r w:rsidR="00205C4E">
        <w:rPr>
          <w:noProof/>
        </w:rPr>
        <w:t xml:space="preserve">: </w:t>
      </w:r>
      <w:r>
        <w:t xml:space="preserve"> I2C Burst Write and Read</w:t>
      </w:r>
      <w:bookmarkEnd w:id="383"/>
      <w:bookmarkEnd w:id="384"/>
    </w:p>
    <w:p w14:paraId="1F44E224" w14:textId="77777777" w:rsidR="00AA44C4" w:rsidRDefault="00AA44C4" w:rsidP="008C5AD3"/>
    <w:p w14:paraId="637CE064" w14:textId="1C236FCD" w:rsidR="00DD6C07" w:rsidRDefault="001D7475" w:rsidP="008C5AD3">
      <w:r>
        <w:t xml:space="preserve">When bringing up </w:t>
      </w:r>
      <w:ins w:id="385" w:author="Robert Macomber" w:date="2023-08-28T13:03:00Z">
        <w:r w:rsidR="001E77D8">
          <w:t>I</w:t>
        </w:r>
        <w:r w:rsidR="001E77D8" w:rsidRPr="001E77D8">
          <w:rPr>
            <w:vertAlign w:val="superscript"/>
          </w:rPr>
          <w:t>2</w:t>
        </w:r>
        <w:r w:rsidR="001E77D8">
          <w:t>C</w:t>
        </w:r>
        <w:r w:rsidR="001E77D8" w:rsidDel="001E77D8">
          <w:t xml:space="preserve"> </w:t>
        </w:r>
      </w:ins>
      <w:del w:id="386" w:author="Robert Macomber" w:date="2023-08-28T13:03:00Z">
        <w:r w:rsidDel="001E77D8">
          <w:delText>I2C</w:delText>
        </w:r>
      </w:del>
      <w:r>
        <w:t xml:space="preserve"> for the first time it may be useful to read the ID </w:t>
      </w:r>
      <w:proofErr w:type="gramStart"/>
      <w:r>
        <w:t>registers;</w:t>
      </w:r>
      <w:proofErr w:type="gramEnd"/>
      <w:r>
        <w:t xml:space="preserve"> which have known, fixed values.</w:t>
      </w:r>
    </w:p>
    <w:p w14:paraId="23AB2FE2" w14:textId="48B93DBC" w:rsidR="00DD6C07" w:rsidRDefault="001D7475" w:rsidP="00DD6C07">
      <w:pPr>
        <w:pStyle w:val="ListParagraph"/>
        <w:numPr>
          <w:ilvl w:val="0"/>
          <w:numId w:val="23"/>
        </w:numPr>
      </w:pPr>
      <w:r>
        <w:t xml:space="preserve">Reading the </w:t>
      </w:r>
      <w:r w:rsidRPr="00DD6C07">
        <w:rPr>
          <w:rFonts w:ascii="Consolas" w:hAnsi="Consolas"/>
        </w:rPr>
        <w:t>DIE_REV</w:t>
      </w:r>
      <w:r>
        <w:t xml:space="preserve"> register (address = </w:t>
      </w:r>
      <w:proofErr w:type="spellStart"/>
      <w:r>
        <w:t>FDh</w:t>
      </w:r>
      <w:proofErr w:type="spellEnd"/>
      <w:r>
        <w:t>) should return 00h.</w:t>
      </w:r>
    </w:p>
    <w:p w14:paraId="55C130A7" w14:textId="2BF414EA" w:rsidR="00DD6C07" w:rsidRDefault="001D7475" w:rsidP="00DD6C07">
      <w:pPr>
        <w:pStyle w:val="ListParagraph"/>
        <w:numPr>
          <w:ilvl w:val="0"/>
          <w:numId w:val="23"/>
        </w:numPr>
      </w:pPr>
      <w:r>
        <w:t xml:space="preserve">Reading the </w:t>
      </w:r>
      <w:r w:rsidRPr="00DD6C07">
        <w:rPr>
          <w:rFonts w:ascii="Consolas" w:hAnsi="Consolas"/>
        </w:rPr>
        <w:t>CHIP_ID</w:t>
      </w:r>
      <w:r>
        <w:t xml:space="preserve"> register (address = F</w:t>
      </w:r>
      <w:r w:rsidR="00993D0B">
        <w:t>e</w:t>
      </w:r>
      <w:r>
        <w:t>h) should return 16h.</w:t>
      </w:r>
    </w:p>
    <w:p w14:paraId="6A5D7682" w14:textId="77777777" w:rsidR="00DD6C07" w:rsidRDefault="001D7475" w:rsidP="00DD6C07">
      <w:pPr>
        <w:pStyle w:val="ListParagraph"/>
        <w:numPr>
          <w:ilvl w:val="0"/>
          <w:numId w:val="23"/>
        </w:numPr>
      </w:pPr>
      <w:r>
        <w:t xml:space="preserve">Reading the </w:t>
      </w:r>
      <w:r w:rsidRPr="00DD6C07">
        <w:rPr>
          <w:rFonts w:ascii="Consolas" w:hAnsi="Consolas"/>
        </w:rPr>
        <w:t>PSEMI_ID</w:t>
      </w:r>
      <w:r>
        <w:t xml:space="preserve"> register (address = </w:t>
      </w:r>
      <w:proofErr w:type="spellStart"/>
      <w:r>
        <w:t>FFh</w:t>
      </w:r>
      <w:proofErr w:type="spellEnd"/>
      <w:r>
        <w:t>) should return 95h.</w:t>
      </w:r>
    </w:p>
    <w:p w14:paraId="0623ACAB" w14:textId="37380958" w:rsidR="00981E93" w:rsidRPr="00712672" w:rsidRDefault="001D7475" w:rsidP="008C5AD3">
      <w:pPr>
        <w:rPr>
          <w:rFonts w:cstheme="minorHAnsi"/>
        </w:rPr>
      </w:pPr>
      <w:r>
        <w:t xml:space="preserve">The </w:t>
      </w:r>
      <w:r w:rsidRPr="00AA44C4">
        <w:rPr>
          <w:rFonts w:ascii="Consolas" w:hAnsi="Consolas"/>
        </w:rPr>
        <w:t>NVM_DATA</w:t>
      </w:r>
      <w:r w:rsidR="00AA44C4" w:rsidRPr="00AA44C4">
        <w:rPr>
          <w:rFonts w:ascii="Consolas" w:hAnsi="Consolas"/>
        </w:rPr>
        <w:t>*</w:t>
      </w:r>
      <w:r>
        <w:t xml:space="preserve"> register</w:t>
      </w:r>
      <w:r w:rsidR="00AA44C4">
        <w:t>s</w:t>
      </w:r>
      <w:r>
        <w:t xml:space="preserve"> (address = E8h</w:t>
      </w:r>
      <w:r w:rsidR="00AA44C4">
        <w:t xml:space="preserve"> through </w:t>
      </w:r>
      <w:proofErr w:type="spellStart"/>
      <w:r w:rsidR="00AA44C4">
        <w:t>E</w:t>
      </w:r>
      <w:r w:rsidR="00993D0B">
        <w:t>f</w:t>
      </w:r>
      <w:r w:rsidR="00AA44C4">
        <w:t>h</w:t>
      </w:r>
      <w:proofErr w:type="spellEnd"/>
      <w:r>
        <w:t xml:space="preserve">) can be </w:t>
      </w:r>
      <w:r w:rsidR="00AA44C4">
        <w:t xml:space="preserve">treated as scratch registers </w:t>
      </w:r>
      <w:r>
        <w:t xml:space="preserve">for </w:t>
      </w:r>
      <w:r w:rsidR="00DD6C07">
        <w:t>writing and reading back.</w:t>
      </w:r>
    </w:p>
    <w:p w14:paraId="6986E910" w14:textId="77777777" w:rsidR="000136E5" w:rsidRDefault="000136E5" w:rsidP="00731755">
      <w:pPr>
        <w:pStyle w:val="Heading1"/>
      </w:pPr>
      <w:bookmarkStart w:id="387" w:name="_Toc144120383"/>
      <w:r>
        <w:lastRenderedPageBreak/>
        <w:t>Scan ATPG</w:t>
      </w:r>
      <w:bookmarkEnd w:id="387"/>
    </w:p>
    <w:p w14:paraId="77A7FFB3" w14:textId="59FB1296" w:rsidR="000136E5" w:rsidRDefault="000136E5" w:rsidP="000136E5">
      <w:r>
        <w:t xml:space="preserve">The </w:t>
      </w:r>
      <w:r w:rsidR="00F14473">
        <w:t>Vader</w:t>
      </w:r>
      <w:r>
        <w:t xml:space="preserve"> digital </w:t>
      </w:r>
      <w:r w:rsidR="006341D9">
        <w:t xml:space="preserve">logic </w:t>
      </w:r>
      <w:r>
        <w:t xml:space="preserve">can be put into scan-mode by writing 80h to the </w:t>
      </w:r>
      <w:r w:rsidR="004502A5" w:rsidRPr="0045074B">
        <w:rPr>
          <w:rFonts w:ascii="Consolas" w:hAnsi="Consolas"/>
        </w:rPr>
        <w:t>TEST_DFT</w:t>
      </w:r>
      <w:r>
        <w:t xml:space="preserve"> register</w:t>
      </w:r>
      <w:r w:rsidR="006341D9">
        <w:t xml:space="preserve"> (address C1h)</w:t>
      </w:r>
      <w:r>
        <w:t xml:space="preserve">.  After entering scan-mode the digital cannot be used </w:t>
      </w:r>
      <w:r w:rsidR="00CF4A0D">
        <w:t>in mission mode</w:t>
      </w:r>
      <w:r>
        <w:t xml:space="preserve"> again until the </w:t>
      </w:r>
      <w:r w:rsidR="0045074B" w:rsidRPr="0045074B">
        <w:rPr>
          <w:rFonts w:ascii="Consolas" w:hAnsi="Consolas"/>
          <w:b/>
          <w:bCs/>
        </w:rPr>
        <w:t>EN</w:t>
      </w:r>
      <w:r w:rsidR="0045074B">
        <w:t xml:space="preserve"> pin is toggled.</w:t>
      </w:r>
    </w:p>
    <w:p w14:paraId="5BD07DC1" w14:textId="5C64F79C" w:rsidR="009061B2" w:rsidRDefault="009061B2" w:rsidP="009061B2">
      <w:pPr>
        <w:pStyle w:val="Caption"/>
        <w:keepNext/>
        <w:jc w:val="center"/>
      </w:pPr>
      <w:bookmarkStart w:id="388" w:name="_Toc137132977"/>
      <w:r>
        <w:t xml:space="preserve">Table </w:t>
      </w:r>
      <w:fldSimple w:instr=" SEQ Table \* ARABIC ">
        <w:r w:rsidR="009759C0">
          <w:rPr>
            <w:noProof/>
          </w:rPr>
          <w:t>2</w:t>
        </w:r>
      </w:fldSimple>
      <w:r>
        <w:t>:</w:t>
      </w:r>
      <w:r w:rsidR="002376A7">
        <w:t xml:space="preserve">  </w:t>
      </w:r>
      <w:r>
        <w:t>Scan Pins</w:t>
      </w:r>
      <w:bookmarkEnd w:id="38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890"/>
      </w:tblGrid>
      <w:tr w:rsidR="000136E5" w14:paraId="475C23EF" w14:textId="77777777" w:rsidTr="00F334DD">
        <w:trPr>
          <w:jc w:val="center"/>
        </w:trPr>
        <w:tc>
          <w:tcPr>
            <w:tcW w:w="2065" w:type="dxa"/>
          </w:tcPr>
          <w:p w14:paraId="03095DA8" w14:textId="77777777" w:rsidR="000136E5" w:rsidRDefault="000136E5" w:rsidP="00F334DD">
            <w:pPr>
              <w:jc w:val="center"/>
            </w:pPr>
            <w:r>
              <w:t>Digital Scan Signal</w:t>
            </w:r>
          </w:p>
        </w:tc>
        <w:tc>
          <w:tcPr>
            <w:tcW w:w="1890" w:type="dxa"/>
          </w:tcPr>
          <w:p w14:paraId="195AB19A" w14:textId="77777777" w:rsidR="000136E5" w:rsidRDefault="000136E5" w:rsidP="00F334DD">
            <w:pPr>
              <w:jc w:val="center"/>
            </w:pPr>
            <w:r>
              <w:t>External Pin</w:t>
            </w:r>
          </w:p>
        </w:tc>
      </w:tr>
      <w:tr w:rsidR="000136E5" w14:paraId="7917D81D" w14:textId="77777777" w:rsidTr="00F334DD">
        <w:trPr>
          <w:jc w:val="center"/>
        </w:trPr>
        <w:tc>
          <w:tcPr>
            <w:tcW w:w="2065" w:type="dxa"/>
          </w:tcPr>
          <w:p w14:paraId="34DB6124" w14:textId="77777777" w:rsidR="000136E5" w:rsidRPr="003B7742" w:rsidRDefault="000136E5" w:rsidP="00F334DD">
            <w:pPr>
              <w:rPr>
                <w:rFonts w:ascii="Consolas" w:hAnsi="Consolas"/>
              </w:rPr>
            </w:pPr>
            <w:proofErr w:type="spellStart"/>
            <w:r w:rsidRPr="003B7742">
              <w:rPr>
                <w:rFonts w:ascii="Consolas" w:hAnsi="Consolas"/>
              </w:rPr>
              <w:t>a_scan_clk</w:t>
            </w:r>
            <w:proofErr w:type="spellEnd"/>
          </w:p>
        </w:tc>
        <w:tc>
          <w:tcPr>
            <w:tcW w:w="1890" w:type="dxa"/>
          </w:tcPr>
          <w:p w14:paraId="5F2A6955" w14:textId="546B9F57" w:rsidR="000136E5" w:rsidRPr="00654F20" w:rsidRDefault="00E04324" w:rsidP="00F334DD">
            <w:pPr>
              <w:rPr>
                <w:rFonts w:ascii="Consolas" w:hAnsi="Consolas"/>
                <w:b/>
                <w:bCs/>
              </w:rPr>
            </w:pPr>
            <w:proofErr w:type="spellStart"/>
            <w:r w:rsidRPr="00654F20">
              <w:rPr>
                <w:rFonts w:ascii="Consolas" w:hAnsi="Consolas"/>
                <w:b/>
                <w:bCs/>
              </w:rPr>
              <w:t>B</w:t>
            </w:r>
            <w:r w:rsidR="007C3844" w:rsidRPr="00654F20">
              <w:rPr>
                <w:rFonts w:ascii="Consolas" w:hAnsi="Consolas"/>
                <w:b/>
                <w:bCs/>
              </w:rPr>
              <w:t>oost_</w:t>
            </w:r>
            <w:r w:rsidRPr="00654F20">
              <w:rPr>
                <w:rFonts w:ascii="Consolas" w:hAnsi="Consolas"/>
                <w:b/>
                <w:bCs/>
              </w:rPr>
              <w:t>M</w:t>
            </w:r>
            <w:r w:rsidR="007C3844" w:rsidRPr="00654F20">
              <w:rPr>
                <w:rFonts w:ascii="Consolas" w:hAnsi="Consolas"/>
                <w:b/>
                <w:bCs/>
              </w:rPr>
              <w:t>ode</w:t>
            </w:r>
            <w:proofErr w:type="spellEnd"/>
          </w:p>
        </w:tc>
      </w:tr>
      <w:tr w:rsidR="000136E5" w14:paraId="78F142E9" w14:textId="77777777" w:rsidTr="00F334DD">
        <w:trPr>
          <w:jc w:val="center"/>
        </w:trPr>
        <w:tc>
          <w:tcPr>
            <w:tcW w:w="2065" w:type="dxa"/>
          </w:tcPr>
          <w:p w14:paraId="22CAC281" w14:textId="77777777" w:rsidR="000136E5" w:rsidRPr="003B7742" w:rsidRDefault="000136E5" w:rsidP="00F334DD">
            <w:pPr>
              <w:rPr>
                <w:rFonts w:ascii="Consolas" w:hAnsi="Consolas"/>
              </w:rPr>
            </w:pPr>
            <w:proofErr w:type="spellStart"/>
            <w:r w:rsidRPr="003B7742">
              <w:rPr>
                <w:rFonts w:ascii="Consolas" w:hAnsi="Consolas"/>
              </w:rPr>
              <w:t>a_scan_en</w:t>
            </w:r>
            <w:proofErr w:type="spellEnd"/>
          </w:p>
        </w:tc>
        <w:tc>
          <w:tcPr>
            <w:tcW w:w="1890" w:type="dxa"/>
          </w:tcPr>
          <w:p w14:paraId="57948CFA" w14:textId="2A95A404" w:rsidR="000136E5" w:rsidRPr="00654F20" w:rsidRDefault="00E04324" w:rsidP="00F334DD">
            <w:pPr>
              <w:rPr>
                <w:rFonts w:ascii="Consolas" w:hAnsi="Consolas"/>
                <w:b/>
                <w:bCs/>
              </w:rPr>
            </w:pPr>
            <w:r w:rsidRPr="00654F20">
              <w:rPr>
                <w:rFonts w:ascii="Consolas" w:hAnsi="Consolas"/>
                <w:b/>
                <w:bCs/>
              </w:rPr>
              <w:t>R</w:t>
            </w:r>
            <w:r w:rsidR="007C3844" w:rsidRPr="00654F20">
              <w:rPr>
                <w:rFonts w:ascii="Consolas" w:hAnsi="Consolas"/>
                <w:b/>
                <w:bCs/>
              </w:rPr>
              <w:t>atio1</w:t>
            </w:r>
          </w:p>
        </w:tc>
      </w:tr>
      <w:tr w:rsidR="000136E5" w14:paraId="2C9E0EFF" w14:textId="77777777" w:rsidTr="00F334DD">
        <w:trPr>
          <w:jc w:val="center"/>
        </w:trPr>
        <w:tc>
          <w:tcPr>
            <w:tcW w:w="2065" w:type="dxa"/>
          </w:tcPr>
          <w:p w14:paraId="5AA0DAA8" w14:textId="77777777" w:rsidR="000136E5" w:rsidRPr="003B7742" w:rsidRDefault="000136E5" w:rsidP="00F334DD">
            <w:pPr>
              <w:rPr>
                <w:rFonts w:ascii="Consolas" w:hAnsi="Consolas"/>
              </w:rPr>
            </w:pPr>
            <w:proofErr w:type="spellStart"/>
            <w:r w:rsidRPr="003B7742">
              <w:rPr>
                <w:rFonts w:ascii="Consolas" w:hAnsi="Consolas"/>
              </w:rPr>
              <w:t>a_scan_reset_n</w:t>
            </w:r>
            <w:proofErr w:type="spellEnd"/>
          </w:p>
        </w:tc>
        <w:tc>
          <w:tcPr>
            <w:tcW w:w="1890" w:type="dxa"/>
          </w:tcPr>
          <w:p w14:paraId="67F13C2A" w14:textId="3284E698" w:rsidR="000136E5" w:rsidRPr="00654F20" w:rsidRDefault="00E04324" w:rsidP="00F334DD">
            <w:pPr>
              <w:rPr>
                <w:rFonts w:ascii="Consolas" w:hAnsi="Consolas"/>
                <w:b/>
                <w:bCs/>
              </w:rPr>
            </w:pPr>
            <w:r w:rsidRPr="00654F20">
              <w:rPr>
                <w:rFonts w:ascii="Consolas" w:hAnsi="Consolas"/>
                <w:b/>
                <w:bCs/>
              </w:rPr>
              <w:t>R</w:t>
            </w:r>
            <w:r w:rsidR="007C3844" w:rsidRPr="00654F20">
              <w:rPr>
                <w:rFonts w:ascii="Consolas" w:hAnsi="Consolas"/>
                <w:b/>
                <w:bCs/>
              </w:rPr>
              <w:t>atio0</w:t>
            </w:r>
          </w:p>
        </w:tc>
      </w:tr>
      <w:tr w:rsidR="000136E5" w14:paraId="212A79FF" w14:textId="77777777" w:rsidTr="00F334DD">
        <w:trPr>
          <w:jc w:val="center"/>
        </w:trPr>
        <w:tc>
          <w:tcPr>
            <w:tcW w:w="2065" w:type="dxa"/>
          </w:tcPr>
          <w:p w14:paraId="46B20A27" w14:textId="77777777" w:rsidR="000136E5" w:rsidRPr="003B7742" w:rsidRDefault="000136E5" w:rsidP="00F334DD">
            <w:pPr>
              <w:rPr>
                <w:rFonts w:ascii="Consolas" w:hAnsi="Consolas"/>
              </w:rPr>
            </w:pPr>
            <w:proofErr w:type="spellStart"/>
            <w:r w:rsidRPr="003B7742">
              <w:rPr>
                <w:rFonts w:ascii="Consolas" w:hAnsi="Consolas"/>
              </w:rPr>
              <w:t>a_scan_in</w:t>
            </w:r>
            <w:proofErr w:type="spellEnd"/>
          </w:p>
        </w:tc>
        <w:tc>
          <w:tcPr>
            <w:tcW w:w="1890" w:type="dxa"/>
          </w:tcPr>
          <w:p w14:paraId="373C58E1" w14:textId="199418DF" w:rsidR="000136E5" w:rsidRPr="00654F20" w:rsidRDefault="007C3844" w:rsidP="00F334DD">
            <w:pPr>
              <w:rPr>
                <w:rFonts w:ascii="Consolas" w:hAnsi="Consolas"/>
                <w:b/>
                <w:bCs/>
              </w:rPr>
            </w:pPr>
            <w:r w:rsidRPr="00654F20">
              <w:rPr>
                <w:rFonts w:ascii="Consolas" w:hAnsi="Consolas"/>
                <w:b/>
                <w:bCs/>
              </w:rPr>
              <w:t>RCL</w:t>
            </w:r>
          </w:p>
        </w:tc>
      </w:tr>
      <w:tr w:rsidR="000136E5" w14:paraId="5E786164" w14:textId="77777777" w:rsidTr="00F334DD">
        <w:trPr>
          <w:jc w:val="center"/>
        </w:trPr>
        <w:tc>
          <w:tcPr>
            <w:tcW w:w="2065" w:type="dxa"/>
          </w:tcPr>
          <w:p w14:paraId="7596DF56" w14:textId="77777777" w:rsidR="000136E5" w:rsidRPr="003B7742" w:rsidRDefault="000136E5" w:rsidP="00F334DD">
            <w:pPr>
              <w:rPr>
                <w:rFonts w:ascii="Consolas" w:hAnsi="Consolas"/>
              </w:rPr>
            </w:pPr>
            <w:proofErr w:type="spellStart"/>
            <w:r w:rsidRPr="003B7742">
              <w:rPr>
                <w:rFonts w:ascii="Consolas" w:hAnsi="Consolas"/>
              </w:rPr>
              <w:t>d_scan_out</w:t>
            </w:r>
            <w:proofErr w:type="spellEnd"/>
          </w:p>
        </w:tc>
        <w:tc>
          <w:tcPr>
            <w:tcW w:w="1890" w:type="dxa"/>
          </w:tcPr>
          <w:p w14:paraId="3802CCD2" w14:textId="2938B07D" w:rsidR="000136E5" w:rsidRPr="00654F20" w:rsidRDefault="007C3844" w:rsidP="006B183A">
            <w:pPr>
              <w:keepNext/>
              <w:rPr>
                <w:rFonts w:ascii="Consolas" w:hAnsi="Consolas"/>
                <w:b/>
                <w:bCs/>
              </w:rPr>
            </w:pPr>
            <w:r w:rsidRPr="00654F20">
              <w:rPr>
                <w:rFonts w:ascii="Consolas" w:hAnsi="Consolas"/>
                <w:b/>
                <w:bCs/>
              </w:rPr>
              <w:t>SDA</w:t>
            </w:r>
          </w:p>
        </w:tc>
      </w:tr>
    </w:tbl>
    <w:p w14:paraId="77A68A3A" w14:textId="77777777" w:rsidR="009061B2" w:rsidRPr="009061B2" w:rsidRDefault="009061B2" w:rsidP="009061B2"/>
    <w:p w14:paraId="008E1060" w14:textId="765386D7" w:rsidR="000136E5" w:rsidRDefault="000136E5" w:rsidP="000136E5">
      <w:r>
        <w:t xml:space="preserve">The scan vectors can be found in the </w:t>
      </w:r>
      <w:r w:rsidR="00F842A7">
        <w:t>VADER_DIGITAL</w:t>
      </w:r>
      <w:r>
        <w:t xml:space="preserve"> </w:t>
      </w:r>
      <w:proofErr w:type="spellStart"/>
      <w:r>
        <w:t>Cliosoft</w:t>
      </w:r>
      <w:proofErr w:type="spellEnd"/>
      <w:r>
        <w:t xml:space="preserve"> (SOS) repository in </w:t>
      </w:r>
      <w:proofErr w:type="gramStart"/>
      <w:r>
        <w:t>the .</w:t>
      </w:r>
      <w:proofErr w:type="gramEnd"/>
      <w:r>
        <w:t>/</w:t>
      </w:r>
      <w:r w:rsidRPr="00C52E81">
        <w:rPr>
          <w:rFonts w:ascii="Consolas" w:hAnsi="Consolas"/>
        </w:rPr>
        <w:t>modus/</w:t>
      </w:r>
      <w:proofErr w:type="spellStart"/>
      <w:r w:rsidRPr="00C52E81">
        <w:rPr>
          <w:rFonts w:ascii="Consolas" w:hAnsi="Consolas"/>
        </w:rPr>
        <w:t>testresults</w:t>
      </w:r>
      <w:proofErr w:type="spellEnd"/>
      <w:r>
        <w:t xml:space="preserve"> directory.  </w:t>
      </w:r>
      <w:r w:rsidR="005577A3">
        <w:t xml:space="preserve">The </w:t>
      </w:r>
      <w:r w:rsidR="005577A3" w:rsidRPr="005577A3">
        <w:rPr>
          <w:rFonts w:ascii="Consolas" w:hAnsi="Consolas"/>
          <w:b/>
          <w:bCs/>
        </w:rPr>
        <w:t>SDA</w:t>
      </w:r>
      <w:r w:rsidR="005577A3">
        <w:t xml:space="preserve"> pin is open-drain and requires a pull-up. </w:t>
      </w:r>
      <w:r w:rsidR="007C3844">
        <w:t xml:space="preserve">The </w:t>
      </w:r>
      <w:r w:rsidR="007C3844" w:rsidRPr="005577A3">
        <w:rPr>
          <w:rFonts w:ascii="Consolas" w:hAnsi="Consolas"/>
          <w:b/>
          <w:bCs/>
        </w:rPr>
        <w:t>SDA</w:t>
      </w:r>
      <w:r w:rsidR="007C3844">
        <w:t xml:space="preserve"> I/O </w:t>
      </w:r>
      <w:r w:rsidR="005577A3">
        <w:t xml:space="preserve">also </w:t>
      </w:r>
      <w:r w:rsidR="007C3844">
        <w:t>inverts the scan out signal.</w:t>
      </w:r>
      <w:r w:rsidR="005577A3">
        <w:t xml:space="preserve">  </w:t>
      </w:r>
      <w:r w:rsidR="007C3844">
        <w:t xml:space="preserve">The scan vectors are generated to take this into account.  </w:t>
      </w:r>
      <w:r>
        <w:t xml:space="preserve">There are Verilog, STIL and WGL formats available.  The scan vector simulation environment is </w:t>
      </w:r>
      <w:r w:rsidR="00D63240">
        <w:t xml:space="preserve">located </w:t>
      </w:r>
      <w:r>
        <w:t xml:space="preserve">in </w:t>
      </w:r>
      <w:proofErr w:type="gramStart"/>
      <w:r>
        <w:t>the .</w:t>
      </w:r>
      <w:proofErr w:type="gramEnd"/>
      <w:r>
        <w:t>/</w:t>
      </w:r>
      <w:r w:rsidRPr="00C52E81">
        <w:rPr>
          <w:rFonts w:ascii="Consolas" w:hAnsi="Consolas"/>
        </w:rPr>
        <w:t>modus/sim</w:t>
      </w:r>
      <w:r>
        <w:t xml:space="preserve"> directory.</w:t>
      </w:r>
    </w:p>
    <w:p w14:paraId="6516E7C6" w14:textId="77777777" w:rsidR="000136E5" w:rsidRDefault="000136E5" w:rsidP="000136E5"/>
    <w:p w14:paraId="3AC679E9" w14:textId="77777777" w:rsidR="000136E5" w:rsidRDefault="000136E5" w:rsidP="00CC3C5D">
      <w:pPr>
        <w:keepNext/>
        <w:jc w:val="center"/>
      </w:pPr>
      <w:r w:rsidRPr="00F509C1">
        <w:rPr>
          <w:noProof/>
        </w:rPr>
        <w:drawing>
          <wp:inline distT="0" distB="0" distL="0" distR="0" wp14:anchorId="08563823" wp14:editId="6EB44ED5">
            <wp:extent cx="5457865" cy="1257309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65" cy="1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C2EC" w14:textId="52523AC6" w:rsidR="000136E5" w:rsidRDefault="000136E5" w:rsidP="000136E5">
      <w:pPr>
        <w:pStyle w:val="Caption"/>
        <w:jc w:val="center"/>
      </w:pPr>
      <w:bookmarkStart w:id="389" w:name="_Toc68089259"/>
      <w:bookmarkStart w:id="390" w:name="_Toc144126975"/>
      <w:r>
        <w:t xml:space="preserve">Figure </w:t>
      </w:r>
      <w:fldSimple w:instr=" SEQ Figure \* ARABIC ">
        <w:r w:rsidR="00CC05BE">
          <w:rPr>
            <w:noProof/>
          </w:rPr>
          <w:t>4</w:t>
        </w:r>
      </w:fldSimple>
      <w:r w:rsidR="002762F9">
        <w:rPr>
          <w:noProof/>
        </w:rPr>
        <w:t xml:space="preserve">: </w:t>
      </w:r>
      <w:r>
        <w:t xml:space="preserve"> Scan Pattern Simulation Waveform</w:t>
      </w:r>
      <w:bookmarkEnd w:id="389"/>
      <w:bookmarkEnd w:id="390"/>
    </w:p>
    <w:p w14:paraId="0825CB6D" w14:textId="77777777" w:rsidR="000136E5" w:rsidRDefault="000136E5" w:rsidP="000136E5"/>
    <w:p w14:paraId="2CF9D975" w14:textId="1604616B" w:rsidR="000136E5" w:rsidRDefault="000136E5" w:rsidP="000136E5">
      <w:pPr>
        <w:keepNext/>
      </w:pPr>
      <w:r>
        <w:lastRenderedPageBreak/>
        <w:t>The scan pattern timing was copied from the BB8 and R2D2 projects.</w:t>
      </w:r>
      <w:r w:rsidR="00466E2E">
        <w:t xml:space="preserve">  The scan patterns are generated for 4MHz </w:t>
      </w:r>
      <w:proofErr w:type="gramStart"/>
      <w:r w:rsidR="00466E2E">
        <w:t>timing, but</w:t>
      </w:r>
      <w:proofErr w:type="gramEnd"/>
      <w:r w:rsidR="00466E2E">
        <w:t xml:space="preserve"> will most likely need to be scaled down</w:t>
      </w:r>
      <w:r w:rsidR="005577A3">
        <w:t xml:space="preserve"> to 1MHz or slower.</w:t>
      </w:r>
    </w:p>
    <w:p w14:paraId="08183493" w14:textId="77777777" w:rsidR="000136E5" w:rsidRDefault="000136E5" w:rsidP="000136E5">
      <w:pPr>
        <w:keepNext/>
      </w:pPr>
      <w:r w:rsidRPr="00007794">
        <w:rPr>
          <w:noProof/>
        </w:rPr>
        <w:drawing>
          <wp:inline distT="0" distB="0" distL="0" distR="0" wp14:anchorId="16414375" wp14:editId="60C59F91">
            <wp:extent cx="6162541" cy="248937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6217" cy="251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A16D" w14:textId="39FD0BE3" w:rsidR="000136E5" w:rsidRDefault="000136E5" w:rsidP="000136E5">
      <w:pPr>
        <w:pStyle w:val="Caption"/>
        <w:jc w:val="center"/>
      </w:pPr>
      <w:bookmarkStart w:id="391" w:name="_Ref64982607"/>
      <w:bookmarkStart w:id="392" w:name="_Toc68089260"/>
      <w:bookmarkStart w:id="393" w:name="_Toc144126976"/>
      <w:r>
        <w:t xml:space="preserve">Figure </w:t>
      </w:r>
      <w:fldSimple w:instr=" SEQ Figure \* ARABIC ">
        <w:r w:rsidR="00CC05BE">
          <w:rPr>
            <w:noProof/>
          </w:rPr>
          <w:t>5</w:t>
        </w:r>
      </w:fldSimple>
      <w:r w:rsidR="002762F9">
        <w:rPr>
          <w:noProof/>
        </w:rPr>
        <w:t xml:space="preserve">: </w:t>
      </w:r>
      <w:r>
        <w:t xml:space="preserve"> Scan Shift-Capture Diagram (image copied from PE24103 Digital DFT document)</w:t>
      </w:r>
      <w:bookmarkEnd w:id="391"/>
      <w:bookmarkEnd w:id="392"/>
      <w:bookmarkEnd w:id="393"/>
    </w:p>
    <w:p w14:paraId="7E80024F" w14:textId="77777777" w:rsidR="00CD4E2C" w:rsidRPr="00CD4E2C" w:rsidRDefault="00CD4E2C" w:rsidP="00CD4E2C"/>
    <w:p w14:paraId="66DF7C64" w14:textId="77777777" w:rsidR="00CD4E2C" w:rsidRDefault="00CD4E2C" w:rsidP="00CD4E2C">
      <w:pPr>
        <w:keepNext/>
        <w:jc w:val="center"/>
      </w:pPr>
      <w:r>
        <w:rPr>
          <w:noProof/>
        </w:rPr>
        <w:drawing>
          <wp:inline distT="0" distB="0" distL="0" distR="0" wp14:anchorId="4E374CB8" wp14:editId="6D474F86">
            <wp:extent cx="6400800" cy="2513330"/>
            <wp:effectExtent l="0" t="0" r="0" b="1270"/>
            <wp:docPr id="22" name="Picture 2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2618" w14:textId="2B1F8308" w:rsidR="00CD4E2C" w:rsidRPr="00CD4E2C" w:rsidRDefault="00CD4E2C" w:rsidP="00CD4E2C">
      <w:pPr>
        <w:pStyle w:val="Caption"/>
        <w:jc w:val="center"/>
      </w:pPr>
      <w:bookmarkStart w:id="394" w:name="_Toc144126977"/>
      <w:r>
        <w:t xml:space="preserve">Figure </w:t>
      </w:r>
      <w:fldSimple w:instr=" SEQ Figure \* ARABIC ">
        <w:r w:rsidR="00CC05BE">
          <w:rPr>
            <w:noProof/>
          </w:rPr>
          <w:t>6</w:t>
        </w:r>
      </w:fldSimple>
      <w:r>
        <w:t>:  Scan Reset Diagram (image copied from PE24103 Digital DFT document)</w:t>
      </w:r>
      <w:bookmarkEnd w:id="394"/>
    </w:p>
    <w:p w14:paraId="19FD227C" w14:textId="77777777" w:rsidR="00FE6EF4" w:rsidRDefault="00B94319" w:rsidP="00FE6EF4">
      <w:pPr>
        <w:keepNext/>
        <w:jc w:val="center"/>
      </w:pPr>
      <w:r>
        <w:br w:type="page"/>
      </w:r>
      <w:r w:rsidR="00FE6EF4">
        <w:rPr>
          <w:noProof/>
        </w:rPr>
        <w:lastRenderedPageBreak/>
        <w:drawing>
          <wp:inline distT="0" distB="0" distL="0" distR="0" wp14:anchorId="04EBF8EF" wp14:editId="51FC7010">
            <wp:extent cx="4595812" cy="3014662"/>
            <wp:effectExtent l="0" t="0" r="14605" b="14605"/>
            <wp:docPr id="86273183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F5FB91B-414D-766F-11BC-C6091B824A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952F62B" w14:textId="393D9A59" w:rsidR="00B94319" w:rsidRDefault="00FE6EF4" w:rsidP="00FE6EF4">
      <w:pPr>
        <w:pStyle w:val="Caption"/>
        <w:jc w:val="center"/>
      </w:pPr>
      <w:bookmarkStart w:id="395" w:name="_Toc144126978"/>
      <w:r>
        <w:t xml:space="preserve">Figure </w:t>
      </w:r>
      <w:fldSimple w:instr=" SEQ Figure \* ARABIC ">
        <w:r w:rsidR="00CC05BE">
          <w:rPr>
            <w:noProof/>
          </w:rPr>
          <w:t>7</w:t>
        </w:r>
      </w:fldSimple>
      <w:r>
        <w:t>: ATPG Fault Coverage</w:t>
      </w:r>
      <w:bookmarkEnd w:id="395"/>
    </w:p>
    <w:p w14:paraId="0500C440" w14:textId="0061295B" w:rsidR="00FE6EF4" w:rsidRDefault="00FE6EF4" w:rsidP="00FE6EF4">
      <w:pPr>
        <w:rPr>
          <w:rFonts w:asciiTheme="majorHAnsi" w:eastAsiaTheme="majorEastAsia" w:hAnsiTheme="majorHAnsi" w:cstheme="majorBidi"/>
          <w:sz w:val="32"/>
          <w:szCs w:val="26"/>
        </w:rPr>
      </w:pPr>
    </w:p>
    <w:p w14:paraId="797D89FC" w14:textId="11528E96" w:rsidR="00FE6EF4" w:rsidRDefault="00FE6EF4" w:rsidP="00FE6EF4">
      <w:pPr>
        <w:pStyle w:val="Caption"/>
        <w:keepNext/>
        <w:jc w:val="center"/>
      </w:pPr>
      <w:bookmarkStart w:id="396" w:name="_Toc137132978"/>
      <w:r>
        <w:t xml:space="preserve">Table </w:t>
      </w:r>
      <w:fldSimple w:instr=" SEQ Table \* ARABIC ">
        <w:r w:rsidR="009759C0">
          <w:rPr>
            <w:noProof/>
          </w:rPr>
          <w:t>3</w:t>
        </w:r>
      </w:fldSimple>
      <w:r>
        <w:t xml:space="preserve">: </w:t>
      </w:r>
      <w:r w:rsidR="00B33E7A">
        <w:t>ATPG-Test</w:t>
      </w:r>
      <w:r>
        <w:t xml:space="preserve"> Pattern</w:t>
      </w:r>
      <w:r w:rsidR="00B33E7A">
        <w:t xml:space="preserve"> Statistics</w:t>
      </w:r>
      <w:bookmarkEnd w:id="39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79"/>
        <w:gridCol w:w="1049"/>
      </w:tblGrid>
      <w:tr w:rsidR="00FE6EF4" w14:paraId="5E2F3F26" w14:textId="77777777" w:rsidTr="00FE6EF4">
        <w:trPr>
          <w:jc w:val="center"/>
        </w:trPr>
        <w:tc>
          <w:tcPr>
            <w:tcW w:w="1479" w:type="dxa"/>
          </w:tcPr>
          <w:p w14:paraId="15853D9E" w14:textId="4DD5EC31" w:rsidR="00FE6EF4" w:rsidRPr="00B33E7A" w:rsidRDefault="00FE6EF4" w:rsidP="00FE6EF4">
            <w:pPr>
              <w:rPr>
                <w:rFonts w:eastAsiaTheme="majorEastAsia" w:cstheme="minorHAnsi"/>
              </w:rPr>
            </w:pPr>
            <w:r w:rsidRPr="00B33E7A">
              <w:rPr>
                <w:rFonts w:eastAsiaTheme="majorEastAsia" w:cstheme="minorHAnsi"/>
              </w:rPr>
              <w:t>Tests</w:t>
            </w:r>
          </w:p>
        </w:tc>
        <w:tc>
          <w:tcPr>
            <w:tcW w:w="1049" w:type="dxa"/>
          </w:tcPr>
          <w:p w14:paraId="33999ABC" w14:textId="4EA90952" w:rsidR="00FE6EF4" w:rsidRPr="00B33E7A" w:rsidRDefault="00FE6EF4" w:rsidP="00FE6EF4">
            <w:pPr>
              <w:rPr>
                <w:rFonts w:eastAsiaTheme="majorEastAsia" w:cstheme="minorHAnsi"/>
              </w:rPr>
            </w:pPr>
            <w:r w:rsidRPr="00B33E7A">
              <w:rPr>
                <w:rFonts w:eastAsiaTheme="majorEastAsia" w:cstheme="minorHAnsi"/>
              </w:rPr>
              <w:t>351</w:t>
            </w:r>
          </w:p>
        </w:tc>
      </w:tr>
      <w:tr w:rsidR="00FE6EF4" w14:paraId="447461E0" w14:textId="77777777" w:rsidTr="00FE6EF4">
        <w:trPr>
          <w:jc w:val="center"/>
        </w:trPr>
        <w:tc>
          <w:tcPr>
            <w:tcW w:w="1479" w:type="dxa"/>
          </w:tcPr>
          <w:p w14:paraId="55966A99" w14:textId="5A896E16" w:rsidR="00FE6EF4" w:rsidRPr="00B33E7A" w:rsidRDefault="00FE6EF4" w:rsidP="00FE6EF4">
            <w:pPr>
              <w:rPr>
                <w:rFonts w:eastAsiaTheme="majorEastAsia" w:cstheme="minorHAnsi"/>
              </w:rPr>
            </w:pPr>
            <w:r w:rsidRPr="00B33E7A">
              <w:rPr>
                <w:rFonts w:eastAsiaTheme="majorEastAsia" w:cstheme="minorHAnsi"/>
              </w:rPr>
              <w:t>Chain Length</w:t>
            </w:r>
          </w:p>
        </w:tc>
        <w:tc>
          <w:tcPr>
            <w:tcW w:w="1049" w:type="dxa"/>
          </w:tcPr>
          <w:p w14:paraId="0684489A" w14:textId="5FFF812F" w:rsidR="00FE6EF4" w:rsidRPr="00B33E7A" w:rsidRDefault="00FE6EF4" w:rsidP="00FE6EF4">
            <w:pPr>
              <w:rPr>
                <w:rFonts w:eastAsiaTheme="majorEastAsia" w:cstheme="minorHAnsi"/>
              </w:rPr>
            </w:pPr>
            <w:r w:rsidRPr="00B33E7A">
              <w:rPr>
                <w:rFonts w:eastAsiaTheme="majorEastAsia" w:cstheme="minorHAnsi"/>
              </w:rPr>
              <w:t>976</w:t>
            </w:r>
          </w:p>
        </w:tc>
      </w:tr>
      <w:tr w:rsidR="00FE6EF4" w14:paraId="359DB218" w14:textId="77777777" w:rsidTr="00FE6EF4">
        <w:trPr>
          <w:jc w:val="center"/>
        </w:trPr>
        <w:tc>
          <w:tcPr>
            <w:tcW w:w="1479" w:type="dxa"/>
          </w:tcPr>
          <w:p w14:paraId="3FDB987B" w14:textId="53A66B10" w:rsidR="00FE6EF4" w:rsidRPr="00B33E7A" w:rsidRDefault="00B33E7A" w:rsidP="00FE6EF4">
            <w:pPr>
              <w:rPr>
                <w:rFonts w:eastAsiaTheme="majorEastAsia" w:cstheme="minorHAnsi"/>
              </w:rPr>
            </w:pPr>
            <w:r>
              <w:rPr>
                <w:rFonts w:eastAsiaTheme="majorEastAsia" w:cstheme="minorHAnsi"/>
              </w:rPr>
              <w:t xml:space="preserve">Clock </w:t>
            </w:r>
            <w:r w:rsidR="00FE6EF4" w:rsidRPr="00B33E7A">
              <w:rPr>
                <w:rFonts w:eastAsiaTheme="majorEastAsia" w:cstheme="minorHAnsi"/>
              </w:rPr>
              <w:t>Cycles</w:t>
            </w:r>
          </w:p>
        </w:tc>
        <w:tc>
          <w:tcPr>
            <w:tcW w:w="1049" w:type="dxa"/>
          </w:tcPr>
          <w:p w14:paraId="667572CF" w14:textId="617C26D2" w:rsidR="00FE6EF4" w:rsidRPr="00B33E7A" w:rsidRDefault="00FE6EF4" w:rsidP="00FE6EF4">
            <w:pPr>
              <w:rPr>
                <w:rFonts w:eastAsiaTheme="majorEastAsia" w:cstheme="minorHAnsi"/>
              </w:rPr>
            </w:pPr>
            <w:r w:rsidRPr="00B33E7A">
              <w:rPr>
                <w:rFonts w:eastAsiaTheme="majorEastAsia" w:cstheme="minorHAnsi"/>
              </w:rPr>
              <w:t>347,191</w:t>
            </w:r>
          </w:p>
        </w:tc>
      </w:tr>
    </w:tbl>
    <w:p w14:paraId="2A7C3D42" w14:textId="77777777" w:rsidR="00FE6EF4" w:rsidRDefault="00FE6EF4" w:rsidP="00FE6EF4">
      <w:pPr>
        <w:rPr>
          <w:rFonts w:asciiTheme="majorHAnsi" w:eastAsiaTheme="majorEastAsia" w:hAnsiTheme="majorHAnsi" w:cstheme="majorBidi"/>
          <w:sz w:val="32"/>
          <w:szCs w:val="26"/>
        </w:rPr>
      </w:pPr>
    </w:p>
    <w:p w14:paraId="600F0DB6" w14:textId="7B9B2C0E" w:rsidR="00775820" w:rsidRDefault="005C08FF" w:rsidP="005C08FF">
      <w:pPr>
        <w:pStyle w:val="Heading1"/>
      </w:pPr>
      <w:bookmarkStart w:id="397" w:name="_Toc144120384"/>
      <w:r>
        <w:lastRenderedPageBreak/>
        <w:t>Shadow Register</w:t>
      </w:r>
      <w:r w:rsidR="000B1224">
        <w:t>s</w:t>
      </w:r>
      <w:r>
        <w:t xml:space="preserve"> and OTP </w:t>
      </w:r>
      <w:r w:rsidR="00D2426A">
        <w:t xml:space="preserve">Data </w:t>
      </w:r>
      <w:r>
        <w:t>Format</w:t>
      </w:r>
      <w:bookmarkEnd w:id="397"/>
    </w:p>
    <w:p w14:paraId="75B81F6E" w14:textId="2E4E5210" w:rsidR="00E04324" w:rsidRDefault="005C08FF" w:rsidP="00775820">
      <w:pPr>
        <w:rPr>
          <w:ins w:id="398" w:author="Robert Macomber" w:date="2023-08-28T14:51:00Z"/>
        </w:rPr>
      </w:pPr>
      <w:r>
        <w:t xml:space="preserve">Vader’s shadow registers are </w:t>
      </w:r>
      <w:ins w:id="399" w:author="Robert Macomber" w:date="2023-08-28T13:03:00Z">
        <w:r w:rsidR="001E77D8">
          <w:t>I</w:t>
        </w:r>
        <w:r w:rsidR="001E77D8" w:rsidRPr="001E77D8">
          <w:rPr>
            <w:vertAlign w:val="superscript"/>
          </w:rPr>
          <w:t>2</w:t>
        </w:r>
        <w:r w:rsidR="001E77D8">
          <w:t>C</w:t>
        </w:r>
        <w:r w:rsidR="001E77D8" w:rsidDel="001E77D8">
          <w:t xml:space="preserve"> </w:t>
        </w:r>
      </w:ins>
      <w:del w:id="400" w:author="Robert Macomber" w:date="2023-08-28T13:03:00Z">
        <w:r w:rsidDel="001E77D8">
          <w:delText>I2C</w:delText>
        </w:r>
      </w:del>
      <w:del w:id="401" w:author="Robert Macomber" w:date="2023-08-28T15:52:00Z">
        <w:r w:rsidDel="000F2575">
          <w:delText xml:space="preserve"> </w:delText>
        </w:r>
      </w:del>
      <w:r>
        <w:t>accessible registers that are loaded</w:t>
      </w:r>
      <w:r w:rsidR="00672D12">
        <w:t xml:space="preserve"> from OTP memory when the device powers up.  </w:t>
      </w:r>
      <w:ins w:id="402" w:author="Robert Macomber" w:date="2023-08-28T13:57:00Z">
        <w:r w:rsidR="001D234B">
          <w:t>The shadow registers c</w:t>
        </w:r>
      </w:ins>
      <w:ins w:id="403" w:author="Robert Macomber" w:date="2023-08-28T13:58:00Z">
        <w:r w:rsidR="001D234B">
          <w:t xml:space="preserve">an be written and read like </w:t>
        </w:r>
        <w:proofErr w:type="gramStart"/>
        <w:r w:rsidR="001D234B">
          <w:t xml:space="preserve">a </w:t>
        </w:r>
      </w:ins>
      <w:ins w:id="404" w:author="Robert Macomber" w:date="2023-08-28T15:00:00Z">
        <w:r w:rsidR="00CC05BE">
          <w:t>normal</w:t>
        </w:r>
        <w:proofErr w:type="gramEnd"/>
        <w:r w:rsidR="00CC05BE">
          <w:t>, volatile</w:t>
        </w:r>
      </w:ins>
      <w:ins w:id="405" w:author="Robert Macomber" w:date="2023-08-28T13:58:00Z">
        <w:r w:rsidR="001D234B">
          <w:t xml:space="preserve"> register</w:t>
        </w:r>
      </w:ins>
      <w:ins w:id="406" w:author="Robert Macomber" w:date="2023-08-28T15:52:00Z">
        <w:r w:rsidR="000F2575">
          <w:t>s</w:t>
        </w:r>
      </w:ins>
      <w:ins w:id="407" w:author="Robert Macomber" w:date="2023-08-28T13:58:00Z">
        <w:r w:rsidR="001D234B">
          <w:t>.</w:t>
        </w:r>
      </w:ins>
      <w:ins w:id="408" w:author="Robert Macomber" w:date="2023-08-28T15:00:00Z">
        <w:r w:rsidR="00CC05BE">
          <w:t xml:space="preserve">  </w:t>
        </w:r>
      </w:ins>
      <w:ins w:id="409" w:author="Robert Macomber" w:date="2023-08-28T15:05:00Z">
        <w:r w:rsidR="00C32DC3">
          <w:t xml:space="preserve">The OTP memory is large enough to support three collections of shadow register data (OTP pages).  </w:t>
        </w:r>
      </w:ins>
      <w:ins w:id="410" w:author="Robert Macomber" w:date="2023-08-28T15:07:00Z">
        <w:r w:rsidR="00C32DC3">
          <w:t>See</w:t>
        </w:r>
      </w:ins>
      <w:ins w:id="411" w:author="Robert Macomber" w:date="2023-08-28T15:08:00Z">
        <w:r w:rsidR="00C32DC3">
          <w:t xml:space="preserve"> </w:t>
        </w:r>
      </w:ins>
      <w:ins w:id="412" w:author="Robert Macomber" w:date="2023-08-28T15:09:00Z">
        <w:r w:rsidR="00C32DC3">
          <w:fldChar w:fldCharType="begin"/>
        </w:r>
        <w:r w:rsidR="00C32DC3">
          <w:instrText xml:space="preserve"> REF _Ref144127757 \h </w:instrText>
        </w:r>
      </w:ins>
      <w:r w:rsidR="00C32DC3">
        <w:fldChar w:fldCharType="separate"/>
      </w:r>
      <w:ins w:id="413" w:author="Robert Macomber" w:date="2023-08-28T15:09:00Z">
        <w:r w:rsidR="00C32DC3">
          <w:t xml:space="preserve">Figure </w:t>
        </w:r>
        <w:r w:rsidR="00C32DC3">
          <w:rPr>
            <w:noProof/>
          </w:rPr>
          <w:t>8</w:t>
        </w:r>
        <w:r w:rsidR="00C32DC3">
          <w:fldChar w:fldCharType="end"/>
        </w:r>
        <w:r w:rsidR="00C32DC3">
          <w:t xml:space="preserve"> for an overview of the OTP memory and I2C accessible registers.</w:t>
        </w:r>
      </w:ins>
      <w:del w:id="414" w:author="Robert Macomber" w:date="2023-08-28T15:10:00Z">
        <w:r w:rsidR="00672D12" w:rsidDel="00C32DC3">
          <w:delText xml:space="preserve">The </w:delText>
        </w:r>
      </w:del>
      <w:del w:id="415" w:author="Robert Macomber" w:date="2023-08-28T13:03:00Z">
        <w:r w:rsidR="00672D12" w:rsidDel="001E77D8">
          <w:delText>I2C</w:delText>
        </w:r>
      </w:del>
      <w:del w:id="416" w:author="Robert Macomber" w:date="2023-08-28T15:10:00Z">
        <w:r w:rsidR="00672D12" w:rsidDel="00C32DC3">
          <w:delText xml:space="preserve"> view of the shadow registers is different from the condensed data </w:delText>
        </w:r>
        <w:r w:rsidR="000B1224" w:rsidDel="00C32DC3">
          <w:delText>arrangement</w:delText>
        </w:r>
        <w:r w:rsidR="00672D12" w:rsidDel="00C32DC3">
          <w:delText xml:space="preserve"> in OTP memory.  </w:delText>
        </w:r>
        <w:r w:rsidR="00091F5F" w:rsidDel="00C32DC3">
          <w:delText>T</w:delText>
        </w:r>
        <w:r w:rsidR="00672D12" w:rsidDel="00C32DC3">
          <w:delText xml:space="preserve">he </w:delText>
        </w:r>
      </w:del>
      <w:del w:id="417" w:author="Robert Macomber" w:date="2023-08-28T13:03:00Z">
        <w:r w:rsidR="00672D12" w:rsidDel="001E77D8">
          <w:delText>I2C</w:delText>
        </w:r>
      </w:del>
      <w:del w:id="418" w:author="Robert Macomber" w:date="2023-08-28T15:10:00Z">
        <w:r w:rsidR="00672D12" w:rsidDel="00C32DC3">
          <w:delText xml:space="preserve"> view has empty bits</w:delText>
        </w:r>
        <w:r w:rsidR="00091F5F" w:rsidDel="00C32DC3">
          <w:delText>, but</w:delText>
        </w:r>
        <w:r w:rsidR="00672D12" w:rsidDel="00C32DC3">
          <w:delText xml:space="preserve"> the OTP memory is packed</w:delText>
        </w:r>
        <w:r w:rsidR="00091F5F" w:rsidDel="00C32DC3">
          <w:delText xml:space="preserve"> together</w:delText>
        </w:r>
        <w:r w:rsidR="00672D12" w:rsidDel="00C32DC3">
          <w:delText xml:space="preserve">.  </w:delText>
        </w:r>
        <w:r w:rsidR="000B1224" w:rsidDel="00C32DC3">
          <w:delText>Refer to</w:delText>
        </w:r>
        <w:r w:rsidR="00672D12" w:rsidDel="00C32DC3">
          <w:delText xml:space="preserve"> </w:delText>
        </w:r>
        <w:r w:rsidR="00672D12" w:rsidDel="00C32DC3">
          <w:fldChar w:fldCharType="begin"/>
        </w:r>
        <w:r w:rsidR="00672D12" w:rsidDel="00C32DC3">
          <w:delInstrText xml:space="preserve"> REF _Ref137020536 \h </w:delInstrText>
        </w:r>
        <w:r w:rsidR="00672D12" w:rsidDel="00C32DC3">
          <w:fldChar w:fldCharType="separate"/>
        </w:r>
        <w:r w:rsidR="009759C0" w:rsidDel="00C32DC3">
          <w:delText xml:space="preserve">Figure </w:delText>
        </w:r>
        <w:r w:rsidR="009759C0" w:rsidDel="00C32DC3">
          <w:rPr>
            <w:noProof/>
          </w:rPr>
          <w:delText>8</w:delText>
        </w:r>
        <w:r w:rsidR="00672D12" w:rsidDel="00C32DC3">
          <w:fldChar w:fldCharType="end"/>
        </w:r>
        <w:r w:rsidR="00672D12" w:rsidDel="00C32DC3">
          <w:delText xml:space="preserve"> and </w:delText>
        </w:r>
        <w:r w:rsidR="00672D12" w:rsidDel="00C32DC3">
          <w:fldChar w:fldCharType="begin"/>
        </w:r>
        <w:r w:rsidR="00672D12" w:rsidDel="00C32DC3">
          <w:delInstrText xml:space="preserve"> REF _Ref137020508 \h </w:delInstrText>
        </w:r>
        <w:r w:rsidR="00672D12" w:rsidDel="00C32DC3">
          <w:fldChar w:fldCharType="separate"/>
        </w:r>
        <w:r w:rsidR="009759C0" w:rsidDel="00C32DC3">
          <w:delText xml:space="preserve">Figure </w:delText>
        </w:r>
        <w:r w:rsidR="009759C0" w:rsidDel="00C32DC3">
          <w:rPr>
            <w:noProof/>
          </w:rPr>
          <w:delText>9</w:delText>
        </w:r>
        <w:r w:rsidR="00672D12" w:rsidDel="00C32DC3">
          <w:fldChar w:fldCharType="end"/>
        </w:r>
        <w:r w:rsidR="00672D12" w:rsidDel="00C32DC3">
          <w:delText xml:space="preserve"> to see how the shadow registers are implemented in the </w:delText>
        </w:r>
      </w:del>
      <w:del w:id="419" w:author="Robert Macomber" w:date="2023-08-28T13:03:00Z">
        <w:r w:rsidR="00672D12" w:rsidDel="001E77D8">
          <w:delText>I2C</w:delText>
        </w:r>
      </w:del>
      <w:del w:id="420" w:author="Robert Macomber" w:date="2023-08-28T15:10:00Z">
        <w:r w:rsidR="00672D12" w:rsidDel="00C32DC3">
          <w:delText xml:space="preserve"> view and in OTP memory.</w:delText>
        </w:r>
      </w:del>
      <w:r w:rsidR="00B760C5">
        <w:t xml:space="preserve">  </w:t>
      </w:r>
      <w:del w:id="421" w:author="Robert Macomber" w:date="2023-08-28T15:00:00Z">
        <w:r w:rsidR="00091F5F" w:rsidDel="00CC05BE">
          <w:delText>Please n</w:delText>
        </w:r>
        <w:r w:rsidR="00B760C5" w:rsidDel="00CC05BE">
          <w:delText xml:space="preserve">ote </w:delText>
        </w:r>
        <w:r w:rsidR="00D2426A" w:rsidDel="00CC05BE">
          <w:delText xml:space="preserve">also </w:delText>
        </w:r>
        <w:r w:rsidR="00B760C5" w:rsidDel="00CC05BE">
          <w:delText>that the OTP memory is organized into 64-bit blocks with 7-bit ECC checksums.  When the shadow registers are loaded the</w:delText>
        </w:r>
        <w:r w:rsidR="00091F5F" w:rsidDel="00CC05BE">
          <w:delText>se</w:delText>
        </w:r>
        <w:r w:rsidR="00B760C5" w:rsidDel="00CC05BE">
          <w:delText xml:space="preserve"> checksums are used for error correction and detection</w:delText>
        </w:r>
        <w:r w:rsidR="00E04324" w:rsidDel="00CC05BE">
          <w:delText>, but they are not loaded into registers.</w:delText>
        </w:r>
      </w:del>
    </w:p>
    <w:p w14:paraId="181B6933" w14:textId="7591ACD2" w:rsidR="00CC05BE" w:rsidRDefault="000F2575" w:rsidP="00CC05BE">
      <w:pPr>
        <w:keepNext/>
        <w:jc w:val="center"/>
        <w:rPr>
          <w:ins w:id="422" w:author="Robert Macomber" w:date="2023-08-28T14:53:00Z"/>
        </w:rPr>
      </w:pPr>
      <w:ins w:id="423" w:author="Robert Macomber" w:date="2023-08-28T15:51:00Z">
        <w:r>
          <w:rPr>
            <w:noProof/>
          </w:rPr>
          <w:drawing>
            <wp:inline distT="0" distB="0" distL="0" distR="0" wp14:anchorId="709FD9AA" wp14:editId="08824409">
              <wp:extent cx="4329315" cy="3199928"/>
              <wp:effectExtent l="0" t="0" r="0" b="0"/>
              <wp:docPr id="1770901348" name="Graphic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70901348" name="Graphic 1770901348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19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2286" cy="32021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42A9CA1" w14:textId="1488D1D1" w:rsidR="00CC05BE" w:rsidDel="000F2575" w:rsidRDefault="00CC05BE" w:rsidP="00CC05BE">
      <w:pPr>
        <w:pStyle w:val="Caption"/>
        <w:jc w:val="center"/>
        <w:rPr>
          <w:del w:id="424" w:author="Robert Macomber" w:date="2023-08-28T15:52:00Z"/>
        </w:rPr>
      </w:pPr>
      <w:bookmarkStart w:id="425" w:name="_Ref144127757"/>
      <w:bookmarkStart w:id="426" w:name="_Toc144126979"/>
      <w:bookmarkStart w:id="427" w:name="_Ref144127719"/>
      <w:ins w:id="428" w:author="Robert Macomber" w:date="2023-08-28T14:53:00Z">
        <w:r>
          <w:t xml:space="preserve">Figure </w:t>
        </w:r>
        <w:r>
          <w:rPr>
            <w:i w:val="0"/>
            <w:iCs w:val="0"/>
          </w:rPr>
          <w:fldChar w:fldCharType="begin"/>
        </w:r>
        <w:r>
          <w:instrText xml:space="preserve"> SEQ Figure \* ARABIC </w:instrText>
        </w:r>
      </w:ins>
      <w:r>
        <w:rPr>
          <w:i w:val="0"/>
          <w:iCs w:val="0"/>
        </w:rPr>
        <w:fldChar w:fldCharType="separate"/>
      </w:r>
      <w:ins w:id="429" w:author="Robert Macomber" w:date="2023-08-28T14:53:00Z">
        <w:r>
          <w:rPr>
            <w:noProof/>
          </w:rPr>
          <w:t>8</w:t>
        </w:r>
        <w:r>
          <w:rPr>
            <w:i w:val="0"/>
            <w:iCs w:val="0"/>
          </w:rPr>
          <w:fldChar w:fldCharType="end"/>
        </w:r>
        <w:bookmarkEnd w:id="425"/>
        <w:r>
          <w:t>: Shadow and Volatile Registers</w:t>
        </w:r>
      </w:ins>
      <w:bookmarkEnd w:id="426"/>
      <w:bookmarkEnd w:id="427"/>
    </w:p>
    <w:p w14:paraId="7BB951C0" w14:textId="77777777" w:rsidR="00C32DC3" w:rsidRDefault="00C32DC3" w:rsidP="000F2575">
      <w:pPr>
        <w:pStyle w:val="Caption"/>
        <w:jc w:val="center"/>
        <w:rPr>
          <w:ins w:id="430" w:author="Robert Macomber" w:date="2023-08-28T15:09:00Z"/>
        </w:rPr>
      </w:pPr>
    </w:p>
    <w:p w14:paraId="6651AED8" w14:textId="50724D13" w:rsidR="00C32DC3" w:rsidRDefault="00C32DC3" w:rsidP="00775820">
      <w:pPr>
        <w:rPr>
          <w:ins w:id="431" w:author="Robert Macomber" w:date="2023-08-28T15:09:00Z"/>
        </w:rPr>
      </w:pPr>
      <w:ins w:id="432" w:author="Robert Macomber" w:date="2023-08-28T15:10:00Z">
        <w:r>
          <w:t>The I</w:t>
        </w:r>
        <w:r w:rsidRPr="001E77D8">
          <w:rPr>
            <w:vertAlign w:val="superscript"/>
          </w:rPr>
          <w:t>2</w:t>
        </w:r>
        <w:r>
          <w:t>C</w:t>
        </w:r>
        <w:r w:rsidDel="001E77D8">
          <w:t xml:space="preserve"> </w:t>
        </w:r>
        <w:r>
          <w:t>view of the shadow registers is different from the data arrangement in OTP memory</w:t>
        </w:r>
      </w:ins>
      <w:ins w:id="433" w:author="Robert Macomber" w:date="2023-08-28T15:34:00Z">
        <w:r w:rsidR="00AD2B43">
          <w:t>.  First, the raw OTP memory is also organized into 64-bit blocks with 7-bit ECC checksums (OTP blocks).  When the shadow registers are loaded these checksums are used for error correction, but they are not loaded into registers</w:t>
        </w:r>
      </w:ins>
      <w:ins w:id="434" w:author="Robert Macomber" w:date="2023-08-28T15:35:00Z">
        <w:r w:rsidR="00AD2B43">
          <w:t>.  Secondly, t</w:t>
        </w:r>
      </w:ins>
      <w:ins w:id="435" w:author="Robert Macomber" w:date="2023-08-28T15:10:00Z">
        <w:r>
          <w:t>he</w:t>
        </w:r>
        <w:r w:rsidDel="001E77D8">
          <w:t xml:space="preserve"> </w:t>
        </w:r>
      </w:ins>
      <w:ins w:id="436" w:author="Robert Macomber" w:date="2023-08-28T15:36:00Z">
        <w:r w:rsidR="00AD2B43">
          <w:t>shadow registers</w:t>
        </w:r>
      </w:ins>
      <w:ins w:id="437" w:author="Robert Macomber" w:date="2023-08-28T15:10:00Z">
        <w:r>
          <w:t xml:space="preserve"> </w:t>
        </w:r>
      </w:ins>
      <w:ins w:id="438" w:author="Robert Macomber" w:date="2023-08-28T15:37:00Z">
        <w:r w:rsidR="00AD2B43">
          <w:t xml:space="preserve">may </w:t>
        </w:r>
      </w:ins>
      <w:ins w:id="439" w:author="Robert Macomber" w:date="2023-08-28T15:36:00Z">
        <w:r w:rsidR="00AD2B43">
          <w:t>contain</w:t>
        </w:r>
      </w:ins>
      <w:ins w:id="440" w:author="Robert Macomber" w:date="2023-08-28T15:10:00Z">
        <w:r>
          <w:t xml:space="preserve"> empty bits, but the OTP memory is </w:t>
        </w:r>
      </w:ins>
      <w:ins w:id="441" w:author="Robert Macomber" w:date="2023-08-28T15:39:00Z">
        <w:r w:rsidR="00AD2B43">
          <w:t>packed</w:t>
        </w:r>
      </w:ins>
      <w:ins w:id="442" w:author="Robert Macomber" w:date="2023-08-28T15:37:00Z">
        <w:r w:rsidR="00AD2B43">
          <w:t xml:space="preserve"> to save memory</w:t>
        </w:r>
      </w:ins>
      <w:ins w:id="443" w:author="Robert Macomber" w:date="2023-08-28T15:10:00Z">
        <w:r>
          <w:t>.</w:t>
        </w:r>
      </w:ins>
      <w:ins w:id="444" w:author="Robert Macomber" w:date="2023-08-28T15:12:00Z">
        <w:r w:rsidR="00926E61">
          <w:t xml:space="preserve">  </w:t>
        </w:r>
      </w:ins>
      <w:ins w:id="445" w:author="Robert Macomber" w:date="2023-08-28T15:10:00Z">
        <w:r>
          <w:t xml:space="preserve">Refer to </w:t>
        </w:r>
        <w:r>
          <w:fldChar w:fldCharType="begin"/>
        </w:r>
        <w:r>
          <w:instrText xml:space="preserve"> REF _Ref137020536 \h </w:instrText>
        </w:r>
      </w:ins>
      <w:ins w:id="446" w:author="Robert Macomber" w:date="2023-08-28T15:10:00Z">
        <w:r>
          <w:fldChar w:fldCharType="separate"/>
        </w:r>
        <w:r>
          <w:t xml:space="preserve">Figure </w:t>
        </w:r>
        <w:r>
          <w:rPr>
            <w:noProof/>
          </w:rPr>
          <w:t>8</w:t>
        </w:r>
        <w:r>
          <w:fldChar w:fldCharType="end"/>
        </w:r>
        <w:r>
          <w:t xml:space="preserve"> and </w:t>
        </w:r>
        <w:r>
          <w:fldChar w:fldCharType="begin"/>
        </w:r>
        <w:r>
          <w:instrText xml:space="preserve"> REF _Ref137020508 \h </w:instrText>
        </w:r>
      </w:ins>
      <w:ins w:id="447" w:author="Robert Macomber" w:date="2023-08-28T15:10:00Z">
        <w:r>
          <w:fldChar w:fldCharType="separate"/>
        </w:r>
        <w:r>
          <w:t xml:space="preserve">Figure </w:t>
        </w:r>
        <w:r>
          <w:rPr>
            <w:noProof/>
          </w:rPr>
          <w:t>9</w:t>
        </w:r>
        <w:r>
          <w:fldChar w:fldCharType="end"/>
        </w:r>
        <w:r>
          <w:t xml:space="preserve"> to see how the shadow registers are implemented in the I</w:t>
        </w:r>
        <w:r w:rsidRPr="001E77D8">
          <w:rPr>
            <w:vertAlign w:val="superscript"/>
          </w:rPr>
          <w:t>2</w:t>
        </w:r>
        <w:r>
          <w:t>C</w:t>
        </w:r>
        <w:r w:rsidDel="001E77D8">
          <w:t xml:space="preserve"> </w:t>
        </w:r>
        <w:r>
          <w:t xml:space="preserve">view and in </w:t>
        </w:r>
      </w:ins>
      <w:ins w:id="448" w:author="Robert Macomber" w:date="2023-08-28T15:39:00Z">
        <w:r w:rsidR="00AD2B43">
          <w:t xml:space="preserve">the condensed </w:t>
        </w:r>
      </w:ins>
      <w:ins w:id="449" w:author="Robert Macomber" w:date="2023-08-28T15:10:00Z">
        <w:r>
          <w:t xml:space="preserve">OTP memory. </w:t>
        </w:r>
      </w:ins>
    </w:p>
    <w:p w14:paraId="14B2DACD" w14:textId="528A5381" w:rsidR="00775820" w:rsidRDefault="00AD2B43" w:rsidP="00775820">
      <w:ins w:id="450" w:author="Robert Macomber" w:date="2023-08-28T15:39:00Z">
        <w:r>
          <w:lastRenderedPageBreak/>
          <w:t>Please note that u</w:t>
        </w:r>
      </w:ins>
      <w:del w:id="451" w:author="Robert Macomber" w:date="2023-08-28T15:39:00Z">
        <w:r w:rsidR="003879BF" w:rsidDel="00AD2B43">
          <w:delText>U</w:delText>
        </w:r>
      </w:del>
      <w:r w:rsidR="003879BF">
        <w:t>nprogrammed OTP bits are 0.</w:t>
      </w:r>
      <w:r w:rsidR="003879BF">
        <w:rPr>
          <w:rStyle w:val="FootnoteReference"/>
        </w:rPr>
        <w:footnoteReference w:id="1"/>
      </w:r>
      <w:r w:rsidR="00345345">
        <w:t xml:space="preserve">  Once an OTP bit is programmed to 1 it cannot be changed</w:t>
      </w:r>
      <w:r w:rsidR="00654F20">
        <w:t xml:space="preserve"> back to </w:t>
      </w:r>
      <w:proofErr w:type="gramStart"/>
      <w:r w:rsidR="00654F20">
        <w:t>0</w:t>
      </w:r>
      <w:r w:rsidR="00784F62">
        <w:t>, unless</w:t>
      </w:r>
      <w:proofErr w:type="gramEnd"/>
      <w:r w:rsidR="00784F62">
        <w:t xml:space="preserve"> the OTP memory is erased with </w:t>
      </w:r>
      <w:ins w:id="452" w:author="Robert Macomber" w:date="2023-08-28T13:59:00Z">
        <w:r w:rsidR="001D234B">
          <w:t xml:space="preserve">ultraviolet </w:t>
        </w:r>
      </w:ins>
      <w:ins w:id="453" w:author="Robert Macomber" w:date="2023-08-28T14:00:00Z">
        <w:r w:rsidR="001D234B">
          <w:t xml:space="preserve">(UV) </w:t>
        </w:r>
      </w:ins>
      <w:del w:id="454" w:author="Robert Macomber" w:date="2023-08-28T13:59:00Z">
        <w:r w:rsidR="00784F62" w:rsidDel="001D234B">
          <w:delText>UV-</w:delText>
        </w:r>
      </w:del>
      <w:r w:rsidR="00784F62">
        <w:t>light exposure.</w:t>
      </w:r>
      <w:ins w:id="455" w:author="Robert Macomber" w:date="2023-08-28T12:48:00Z">
        <w:r w:rsidR="00EB65CB">
          <w:rPr>
            <w:rStyle w:val="FootnoteReference"/>
          </w:rPr>
          <w:footnoteReference w:id="2"/>
        </w:r>
      </w:ins>
    </w:p>
    <w:p w14:paraId="59E95ECF" w14:textId="77777777" w:rsidR="000B1224" w:rsidRDefault="000B1224" w:rsidP="00775820"/>
    <w:p w14:paraId="0F99EDFB" w14:textId="77777777" w:rsidR="005C08FF" w:rsidRDefault="00775820" w:rsidP="005C08FF">
      <w:pPr>
        <w:keepNext/>
      </w:pPr>
      <w:r w:rsidRPr="00775820">
        <w:rPr>
          <w:noProof/>
        </w:rPr>
        <w:drawing>
          <wp:inline distT="0" distB="0" distL="0" distR="0" wp14:anchorId="532C730E" wp14:editId="10EAF462">
            <wp:extent cx="6374921" cy="3590952"/>
            <wp:effectExtent l="0" t="0" r="6985" b="0"/>
            <wp:docPr id="1056950877" name="Picture 3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50877" name="Picture 3" descr="A screenshot of a computer scree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9212" cy="35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2E21" w14:textId="507F2731" w:rsidR="00775820" w:rsidRDefault="005C08FF" w:rsidP="005C08FF">
      <w:pPr>
        <w:pStyle w:val="Caption"/>
        <w:jc w:val="center"/>
      </w:pPr>
      <w:bookmarkStart w:id="461" w:name="_Ref137020536"/>
      <w:bookmarkStart w:id="462" w:name="_Ref137020381"/>
      <w:bookmarkStart w:id="463" w:name="_Toc144126980"/>
      <w:r>
        <w:t xml:space="preserve">Figure </w:t>
      </w:r>
      <w:fldSimple w:instr=" SEQ Figure \* ARABIC ">
        <w:ins w:id="464" w:author="Robert Macomber" w:date="2023-08-28T14:53:00Z">
          <w:r w:rsidR="00CC05BE">
            <w:rPr>
              <w:noProof/>
            </w:rPr>
            <w:t>9</w:t>
          </w:r>
        </w:ins>
        <w:del w:id="465" w:author="Robert Macomber" w:date="2023-08-28T14:53:00Z">
          <w:r w:rsidR="009759C0" w:rsidDel="00CC05BE">
            <w:rPr>
              <w:noProof/>
            </w:rPr>
            <w:delText>8</w:delText>
          </w:r>
        </w:del>
      </w:fldSimple>
      <w:bookmarkEnd w:id="461"/>
      <w:r>
        <w:t xml:space="preserve">: </w:t>
      </w:r>
      <w:bookmarkStart w:id="466" w:name="_Ref137020409"/>
      <w:r>
        <w:t>Vader Shadow Registers</w:t>
      </w:r>
      <w:bookmarkEnd w:id="462"/>
      <w:bookmarkEnd w:id="466"/>
      <w:r w:rsidR="00672D12">
        <w:t xml:space="preserve"> I2C View</w:t>
      </w:r>
      <w:r w:rsidR="00995466">
        <w:rPr>
          <w:rStyle w:val="FootnoteReference"/>
        </w:rPr>
        <w:footnoteReference w:id="3"/>
      </w:r>
      <w:bookmarkEnd w:id="463"/>
    </w:p>
    <w:p w14:paraId="5177633C" w14:textId="77777777" w:rsidR="00775820" w:rsidRDefault="00775820" w:rsidP="00775820"/>
    <w:p w14:paraId="3328E9E6" w14:textId="77777777" w:rsidR="005C08FF" w:rsidRDefault="00775820" w:rsidP="005C08FF">
      <w:pPr>
        <w:keepNext/>
      </w:pPr>
      <w:r w:rsidRPr="00775820">
        <w:rPr>
          <w:noProof/>
        </w:rPr>
        <w:lastRenderedPageBreak/>
        <w:drawing>
          <wp:inline distT="0" distB="0" distL="0" distR="0" wp14:anchorId="52943952" wp14:editId="30B06F7C">
            <wp:extent cx="6400800" cy="3241675"/>
            <wp:effectExtent l="0" t="0" r="0" b="0"/>
            <wp:docPr id="2078144328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44328" name="Picture 2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EAF3" w14:textId="30ECDEC9" w:rsidR="00775820" w:rsidRDefault="005C08FF" w:rsidP="005C08FF">
      <w:pPr>
        <w:pStyle w:val="Caption"/>
        <w:jc w:val="center"/>
      </w:pPr>
      <w:bookmarkStart w:id="467" w:name="_Ref137020508"/>
      <w:bookmarkStart w:id="468" w:name="_Toc144126981"/>
      <w:r>
        <w:t xml:space="preserve">Figure </w:t>
      </w:r>
      <w:fldSimple w:instr=" SEQ Figure \* ARABIC ">
        <w:ins w:id="469" w:author="Robert Macomber" w:date="2023-08-28T14:53:00Z">
          <w:r w:rsidR="00CC05BE">
            <w:rPr>
              <w:noProof/>
            </w:rPr>
            <w:t>10</w:t>
          </w:r>
        </w:ins>
        <w:del w:id="470" w:author="Robert Macomber" w:date="2023-08-28T14:53:00Z">
          <w:r w:rsidR="009759C0" w:rsidDel="00CC05BE">
            <w:rPr>
              <w:noProof/>
            </w:rPr>
            <w:delText>9</w:delText>
          </w:r>
        </w:del>
      </w:fldSimple>
      <w:bookmarkEnd w:id="467"/>
      <w:r>
        <w:t xml:space="preserve">: </w:t>
      </w:r>
      <w:bookmarkStart w:id="471" w:name="_Ref137020465"/>
      <w:r>
        <w:t xml:space="preserve">Vader </w:t>
      </w:r>
      <w:r w:rsidR="00B760C5">
        <w:t xml:space="preserve">Shadow Registers </w:t>
      </w:r>
      <w:r>
        <w:t xml:space="preserve">OTP </w:t>
      </w:r>
      <w:bookmarkEnd w:id="471"/>
      <w:r w:rsidR="00B760C5">
        <w:t>Memory</w:t>
      </w:r>
      <w:r w:rsidR="00995466">
        <w:rPr>
          <w:rStyle w:val="FootnoteReference"/>
        </w:rPr>
        <w:footnoteReference w:id="4"/>
      </w:r>
      <w:bookmarkEnd w:id="468"/>
    </w:p>
    <w:p w14:paraId="159FFCB6" w14:textId="3CD84852" w:rsidR="00B760C5" w:rsidRDefault="00E435D4" w:rsidP="00775820">
      <w:r>
        <w:t xml:space="preserve">The </w:t>
      </w:r>
      <w:r w:rsidR="00345345">
        <w:t xml:space="preserve">entire collection of </w:t>
      </w:r>
      <w:r>
        <w:t>shadow registers consume</w:t>
      </w:r>
      <w:r w:rsidR="009C3F30">
        <w:t>s</w:t>
      </w:r>
      <w:r>
        <w:t xml:space="preserve"> </w:t>
      </w:r>
      <w:ins w:id="472" w:author="Robert Macomber" w:date="2023-08-28T14:13:00Z">
        <w:r w:rsidR="00993D0B">
          <w:t xml:space="preserve">only </w:t>
        </w:r>
      </w:ins>
      <w:r>
        <w:t xml:space="preserve">40 bytes of the 128-byte OTP memory.  Refer to </w:t>
      </w:r>
      <w:r>
        <w:fldChar w:fldCharType="begin"/>
      </w:r>
      <w:r>
        <w:instrText xml:space="preserve"> REF _Ref137021312 \h </w:instrText>
      </w:r>
      <w:r>
        <w:fldChar w:fldCharType="separate"/>
      </w:r>
      <w:r w:rsidR="009759C0">
        <w:t xml:space="preserve">Table </w:t>
      </w:r>
      <w:r w:rsidR="009759C0">
        <w:rPr>
          <w:noProof/>
        </w:rPr>
        <w:t>4</w:t>
      </w:r>
      <w:r>
        <w:fldChar w:fldCharType="end"/>
      </w:r>
      <w:r>
        <w:t xml:space="preserve"> to see how the OTP memory is divided into three 40-byte pages, plus space for product engineering data.</w:t>
      </w:r>
      <w:r w:rsidR="009C3F30">
        <w:t xml:space="preserve">  Each 40-byte </w:t>
      </w:r>
      <w:ins w:id="473" w:author="Robert Macomber" w:date="2023-08-28T15:40:00Z">
        <w:r w:rsidR="00AD2B43">
          <w:t>OTP P</w:t>
        </w:r>
      </w:ins>
      <w:del w:id="474" w:author="Robert Macomber" w:date="2023-08-28T15:40:00Z">
        <w:r w:rsidR="009C3F30" w:rsidDel="00AD2B43">
          <w:delText>p</w:delText>
        </w:r>
      </w:del>
      <w:r w:rsidR="009C3F30">
        <w:t xml:space="preserve">age is further </w:t>
      </w:r>
      <w:r w:rsidR="00265CDB">
        <w:t>sub</w:t>
      </w:r>
      <w:r w:rsidR="009C3F30">
        <w:t xml:space="preserve">divided into </w:t>
      </w:r>
      <w:r w:rsidR="00265CDB">
        <w:t>five 8-byte</w:t>
      </w:r>
      <w:r w:rsidR="009C3F30">
        <w:t xml:space="preserve"> </w:t>
      </w:r>
      <w:ins w:id="475" w:author="Robert Macomber" w:date="2023-08-28T15:40:00Z">
        <w:r w:rsidR="00AD2B43">
          <w:t>OTP B</w:t>
        </w:r>
      </w:ins>
      <w:del w:id="476" w:author="Robert Macomber" w:date="2023-08-28T15:40:00Z">
        <w:r w:rsidR="009C3F30" w:rsidDel="00AD2B43">
          <w:delText>b</w:delText>
        </w:r>
      </w:del>
      <w:r w:rsidR="009C3F30">
        <w:t>locks</w:t>
      </w:r>
      <w:r w:rsidR="00265CDB">
        <w:t>.</w:t>
      </w:r>
    </w:p>
    <w:p w14:paraId="39D31388" w14:textId="0CA36EEC" w:rsidR="00B760C5" w:rsidRDefault="00B760C5" w:rsidP="00B760C5">
      <w:pPr>
        <w:pStyle w:val="Caption"/>
        <w:keepNext/>
        <w:jc w:val="center"/>
      </w:pPr>
      <w:bookmarkStart w:id="477" w:name="_Ref137021312"/>
      <w:bookmarkStart w:id="478" w:name="_Toc137132979"/>
      <w:r>
        <w:t xml:space="preserve">Table </w:t>
      </w:r>
      <w:fldSimple w:instr=" SEQ Table \* ARABIC ">
        <w:r w:rsidR="009759C0">
          <w:rPr>
            <w:noProof/>
          </w:rPr>
          <w:t>4</w:t>
        </w:r>
      </w:fldSimple>
      <w:bookmarkEnd w:id="477"/>
      <w:r>
        <w:t>:  OTP Page Addressing</w:t>
      </w:r>
      <w:bookmarkEnd w:id="47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7"/>
        <w:gridCol w:w="1168"/>
        <w:gridCol w:w="1298"/>
        <w:gridCol w:w="1461"/>
      </w:tblGrid>
      <w:tr w:rsidR="00B760C5" w14:paraId="788AA097" w14:textId="77777777" w:rsidTr="004030FA">
        <w:trPr>
          <w:jc w:val="center"/>
        </w:trPr>
        <w:tc>
          <w:tcPr>
            <w:tcW w:w="2517" w:type="dxa"/>
            <w:vAlign w:val="center"/>
          </w:tcPr>
          <w:p w14:paraId="0B4D2493" w14:textId="77777777" w:rsidR="00B760C5" w:rsidRDefault="00B760C5" w:rsidP="004030FA">
            <w:pPr>
              <w:jc w:val="center"/>
            </w:pPr>
            <w:r>
              <w:t>Page</w:t>
            </w:r>
          </w:p>
        </w:tc>
        <w:tc>
          <w:tcPr>
            <w:tcW w:w="1168" w:type="dxa"/>
            <w:vAlign w:val="center"/>
          </w:tcPr>
          <w:p w14:paraId="2980C404" w14:textId="77777777" w:rsidR="00B760C5" w:rsidRDefault="00B760C5" w:rsidP="004030FA">
            <w:pPr>
              <w:jc w:val="center"/>
            </w:pPr>
            <w:r>
              <w:t>Block</w:t>
            </w:r>
          </w:p>
        </w:tc>
        <w:tc>
          <w:tcPr>
            <w:tcW w:w="1298" w:type="dxa"/>
            <w:vAlign w:val="center"/>
          </w:tcPr>
          <w:p w14:paraId="4BEC9229" w14:textId="77777777" w:rsidR="00B760C5" w:rsidRDefault="00B760C5" w:rsidP="004030FA">
            <w:pPr>
              <w:jc w:val="center"/>
            </w:pPr>
            <w:r>
              <w:t>NVM_ADDR</w:t>
            </w:r>
          </w:p>
        </w:tc>
        <w:tc>
          <w:tcPr>
            <w:tcW w:w="1461" w:type="dxa"/>
          </w:tcPr>
          <w:p w14:paraId="4DB01E63" w14:textId="77777777" w:rsidR="00B760C5" w:rsidRDefault="00B760C5" w:rsidP="004030FA">
            <w:pPr>
              <w:jc w:val="center"/>
            </w:pPr>
            <w:r>
              <w:t>IMAGE_ADDR</w:t>
            </w:r>
          </w:p>
        </w:tc>
      </w:tr>
      <w:tr w:rsidR="00B760C5" w14:paraId="0A1499B1" w14:textId="77777777" w:rsidTr="004030FA">
        <w:trPr>
          <w:jc w:val="center"/>
        </w:trPr>
        <w:tc>
          <w:tcPr>
            <w:tcW w:w="2517" w:type="dxa"/>
            <w:vMerge w:val="restart"/>
            <w:vAlign w:val="center"/>
          </w:tcPr>
          <w:p w14:paraId="793FBEE2" w14:textId="77777777" w:rsidR="00B760C5" w:rsidRDefault="00B760C5" w:rsidP="004030FA">
            <w:pPr>
              <w:jc w:val="center"/>
            </w:pPr>
            <w:r>
              <w:t>0</w:t>
            </w:r>
          </w:p>
        </w:tc>
        <w:tc>
          <w:tcPr>
            <w:tcW w:w="1168" w:type="dxa"/>
            <w:vAlign w:val="center"/>
          </w:tcPr>
          <w:p w14:paraId="1D8AD206" w14:textId="77777777" w:rsidR="00B760C5" w:rsidRDefault="00B760C5" w:rsidP="004030FA">
            <w:pPr>
              <w:jc w:val="center"/>
            </w:pPr>
            <w:r>
              <w:t>0</w:t>
            </w:r>
          </w:p>
        </w:tc>
        <w:tc>
          <w:tcPr>
            <w:tcW w:w="1298" w:type="dxa"/>
            <w:vAlign w:val="center"/>
          </w:tcPr>
          <w:p w14:paraId="71A7F5A3" w14:textId="77777777" w:rsidR="00B760C5" w:rsidRDefault="00B760C5" w:rsidP="004030FA">
            <w:pPr>
              <w:jc w:val="center"/>
            </w:pPr>
            <w:r>
              <w:t>00h</w:t>
            </w:r>
          </w:p>
        </w:tc>
        <w:tc>
          <w:tcPr>
            <w:tcW w:w="1461" w:type="dxa"/>
          </w:tcPr>
          <w:p w14:paraId="538756AA" w14:textId="77777777" w:rsidR="00B760C5" w:rsidRDefault="00B760C5" w:rsidP="004030FA">
            <w:pPr>
              <w:jc w:val="center"/>
            </w:pPr>
            <w:r>
              <w:t>00h</w:t>
            </w:r>
          </w:p>
        </w:tc>
      </w:tr>
      <w:tr w:rsidR="00B760C5" w14:paraId="2775558C" w14:textId="77777777" w:rsidTr="004030FA">
        <w:trPr>
          <w:jc w:val="center"/>
        </w:trPr>
        <w:tc>
          <w:tcPr>
            <w:tcW w:w="2517" w:type="dxa"/>
            <w:vMerge/>
            <w:vAlign w:val="center"/>
          </w:tcPr>
          <w:p w14:paraId="5358DE49" w14:textId="77777777" w:rsidR="00B760C5" w:rsidRDefault="00B760C5" w:rsidP="004030FA">
            <w:pPr>
              <w:jc w:val="center"/>
            </w:pPr>
          </w:p>
        </w:tc>
        <w:tc>
          <w:tcPr>
            <w:tcW w:w="1168" w:type="dxa"/>
            <w:vAlign w:val="center"/>
          </w:tcPr>
          <w:p w14:paraId="13547F33" w14:textId="77777777" w:rsidR="00B760C5" w:rsidRDefault="00B760C5" w:rsidP="004030FA">
            <w:pPr>
              <w:jc w:val="center"/>
            </w:pPr>
            <w:r>
              <w:t>1</w:t>
            </w:r>
          </w:p>
        </w:tc>
        <w:tc>
          <w:tcPr>
            <w:tcW w:w="1298" w:type="dxa"/>
            <w:vAlign w:val="center"/>
          </w:tcPr>
          <w:p w14:paraId="2BA0717D" w14:textId="77777777" w:rsidR="00B760C5" w:rsidRDefault="00B760C5" w:rsidP="004030FA">
            <w:pPr>
              <w:jc w:val="center"/>
            </w:pPr>
            <w:r>
              <w:t>08h</w:t>
            </w:r>
          </w:p>
        </w:tc>
        <w:tc>
          <w:tcPr>
            <w:tcW w:w="1461" w:type="dxa"/>
          </w:tcPr>
          <w:p w14:paraId="452E9776" w14:textId="77777777" w:rsidR="00B760C5" w:rsidRDefault="00B760C5" w:rsidP="004030FA">
            <w:pPr>
              <w:jc w:val="center"/>
            </w:pPr>
            <w:r>
              <w:t>08h</w:t>
            </w:r>
          </w:p>
        </w:tc>
      </w:tr>
      <w:tr w:rsidR="00B760C5" w14:paraId="60CBAA1F" w14:textId="77777777" w:rsidTr="004030FA">
        <w:trPr>
          <w:jc w:val="center"/>
        </w:trPr>
        <w:tc>
          <w:tcPr>
            <w:tcW w:w="2517" w:type="dxa"/>
            <w:vMerge/>
            <w:vAlign w:val="center"/>
          </w:tcPr>
          <w:p w14:paraId="5B5FA0DE" w14:textId="77777777" w:rsidR="00B760C5" w:rsidRDefault="00B760C5" w:rsidP="004030FA">
            <w:pPr>
              <w:jc w:val="center"/>
            </w:pPr>
          </w:p>
        </w:tc>
        <w:tc>
          <w:tcPr>
            <w:tcW w:w="1168" w:type="dxa"/>
            <w:vAlign w:val="center"/>
          </w:tcPr>
          <w:p w14:paraId="7EAB49A6" w14:textId="77777777" w:rsidR="00B760C5" w:rsidRDefault="00B760C5" w:rsidP="004030FA">
            <w:pPr>
              <w:jc w:val="center"/>
            </w:pPr>
            <w:r>
              <w:t>2</w:t>
            </w:r>
          </w:p>
        </w:tc>
        <w:tc>
          <w:tcPr>
            <w:tcW w:w="1298" w:type="dxa"/>
            <w:vAlign w:val="center"/>
          </w:tcPr>
          <w:p w14:paraId="0C355FD1" w14:textId="77777777" w:rsidR="00B760C5" w:rsidRDefault="00B760C5" w:rsidP="004030FA">
            <w:pPr>
              <w:jc w:val="center"/>
            </w:pPr>
            <w:r>
              <w:t>10h</w:t>
            </w:r>
          </w:p>
        </w:tc>
        <w:tc>
          <w:tcPr>
            <w:tcW w:w="1461" w:type="dxa"/>
          </w:tcPr>
          <w:p w14:paraId="76A987CD" w14:textId="77777777" w:rsidR="00B760C5" w:rsidRDefault="00B760C5" w:rsidP="004030FA">
            <w:pPr>
              <w:jc w:val="center"/>
            </w:pPr>
            <w:r>
              <w:t>10h</w:t>
            </w:r>
          </w:p>
        </w:tc>
      </w:tr>
      <w:tr w:rsidR="00B760C5" w14:paraId="297B9EFA" w14:textId="77777777" w:rsidTr="004030FA">
        <w:trPr>
          <w:jc w:val="center"/>
        </w:trPr>
        <w:tc>
          <w:tcPr>
            <w:tcW w:w="2517" w:type="dxa"/>
            <w:vMerge/>
            <w:vAlign w:val="center"/>
          </w:tcPr>
          <w:p w14:paraId="004A61C6" w14:textId="77777777" w:rsidR="00B760C5" w:rsidRDefault="00B760C5" w:rsidP="004030FA">
            <w:pPr>
              <w:jc w:val="center"/>
            </w:pPr>
          </w:p>
        </w:tc>
        <w:tc>
          <w:tcPr>
            <w:tcW w:w="1168" w:type="dxa"/>
            <w:vAlign w:val="center"/>
          </w:tcPr>
          <w:p w14:paraId="40959BBB" w14:textId="77777777" w:rsidR="00B760C5" w:rsidRDefault="00B760C5" w:rsidP="004030FA">
            <w:pPr>
              <w:jc w:val="center"/>
            </w:pPr>
            <w:r>
              <w:t>3</w:t>
            </w:r>
          </w:p>
        </w:tc>
        <w:tc>
          <w:tcPr>
            <w:tcW w:w="1298" w:type="dxa"/>
            <w:vAlign w:val="center"/>
          </w:tcPr>
          <w:p w14:paraId="4684349E" w14:textId="77777777" w:rsidR="00B760C5" w:rsidRDefault="00B760C5" w:rsidP="004030FA">
            <w:pPr>
              <w:jc w:val="center"/>
            </w:pPr>
            <w:r>
              <w:t>18h</w:t>
            </w:r>
          </w:p>
        </w:tc>
        <w:tc>
          <w:tcPr>
            <w:tcW w:w="1461" w:type="dxa"/>
          </w:tcPr>
          <w:p w14:paraId="58E377E6" w14:textId="77777777" w:rsidR="00B760C5" w:rsidRDefault="00B760C5" w:rsidP="004030FA">
            <w:pPr>
              <w:jc w:val="center"/>
            </w:pPr>
            <w:r>
              <w:t>18h</w:t>
            </w:r>
          </w:p>
        </w:tc>
      </w:tr>
      <w:tr w:rsidR="00B760C5" w14:paraId="348DEB4F" w14:textId="77777777" w:rsidTr="004030FA">
        <w:trPr>
          <w:jc w:val="center"/>
        </w:trPr>
        <w:tc>
          <w:tcPr>
            <w:tcW w:w="2517" w:type="dxa"/>
            <w:vMerge/>
            <w:vAlign w:val="center"/>
          </w:tcPr>
          <w:p w14:paraId="068EB04B" w14:textId="77777777" w:rsidR="00B760C5" w:rsidRDefault="00B760C5" w:rsidP="004030FA">
            <w:pPr>
              <w:jc w:val="center"/>
            </w:pPr>
          </w:p>
        </w:tc>
        <w:tc>
          <w:tcPr>
            <w:tcW w:w="1168" w:type="dxa"/>
            <w:vAlign w:val="center"/>
          </w:tcPr>
          <w:p w14:paraId="2B0DEE10" w14:textId="77777777" w:rsidR="00B760C5" w:rsidRDefault="00B760C5" w:rsidP="004030FA">
            <w:pPr>
              <w:jc w:val="center"/>
            </w:pPr>
            <w:r>
              <w:t>4</w:t>
            </w:r>
          </w:p>
        </w:tc>
        <w:tc>
          <w:tcPr>
            <w:tcW w:w="1298" w:type="dxa"/>
            <w:vAlign w:val="center"/>
          </w:tcPr>
          <w:p w14:paraId="507293DC" w14:textId="77777777" w:rsidR="00B760C5" w:rsidRDefault="00B760C5" w:rsidP="004030FA">
            <w:pPr>
              <w:jc w:val="center"/>
            </w:pPr>
            <w:r>
              <w:t>20h</w:t>
            </w:r>
          </w:p>
        </w:tc>
        <w:tc>
          <w:tcPr>
            <w:tcW w:w="1461" w:type="dxa"/>
          </w:tcPr>
          <w:p w14:paraId="569F33AA" w14:textId="77777777" w:rsidR="00B760C5" w:rsidRDefault="00B760C5" w:rsidP="004030FA">
            <w:pPr>
              <w:jc w:val="center"/>
            </w:pPr>
            <w:r>
              <w:t>20h</w:t>
            </w:r>
          </w:p>
        </w:tc>
      </w:tr>
      <w:tr w:rsidR="00B760C5" w14:paraId="2F4CD8A8" w14:textId="77777777" w:rsidTr="004030FA">
        <w:trPr>
          <w:jc w:val="center"/>
        </w:trPr>
        <w:tc>
          <w:tcPr>
            <w:tcW w:w="2517" w:type="dxa"/>
            <w:vMerge w:val="restart"/>
            <w:vAlign w:val="center"/>
          </w:tcPr>
          <w:p w14:paraId="4388F46A" w14:textId="77777777" w:rsidR="00B760C5" w:rsidRDefault="00B760C5" w:rsidP="004030FA">
            <w:pPr>
              <w:jc w:val="center"/>
            </w:pPr>
            <w:r>
              <w:t>1</w:t>
            </w:r>
          </w:p>
        </w:tc>
        <w:tc>
          <w:tcPr>
            <w:tcW w:w="1168" w:type="dxa"/>
            <w:vAlign w:val="center"/>
          </w:tcPr>
          <w:p w14:paraId="7815619E" w14:textId="77777777" w:rsidR="00B760C5" w:rsidRDefault="00B760C5" w:rsidP="004030FA">
            <w:pPr>
              <w:jc w:val="center"/>
            </w:pPr>
            <w:r>
              <w:t>0</w:t>
            </w:r>
          </w:p>
        </w:tc>
        <w:tc>
          <w:tcPr>
            <w:tcW w:w="1298" w:type="dxa"/>
            <w:vAlign w:val="center"/>
          </w:tcPr>
          <w:p w14:paraId="674EE5CE" w14:textId="77777777" w:rsidR="00B760C5" w:rsidRDefault="00B760C5" w:rsidP="004030FA">
            <w:pPr>
              <w:jc w:val="center"/>
            </w:pPr>
            <w:r>
              <w:t>28h</w:t>
            </w:r>
          </w:p>
        </w:tc>
        <w:tc>
          <w:tcPr>
            <w:tcW w:w="1461" w:type="dxa"/>
          </w:tcPr>
          <w:p w14:paraId="58D2EFF8" w14:textId="77777777" w:rsidR="00B760C5" w:rsidRDefault="00B760C5" w:rsidP="004030FA">
            <w:pPr>
              <w:jc w:val="center"/>
            </w:pPr>
            <w:r>
              <w:t>00h</w:t>
            </w:r>
          </w:p>
        </w:tc>
      </w:tr>
      <w:tr w:rsidR="00B760C5" w14:paraId="5BF87743" w14:textId="77777777" w:rsidTr="004030FA">
        <w:trPr>
          <w:jc w:val="center"/>
        </w:trPr>
        <w:tc>
          <w:tcPr>
            <w:tcW w:w="2517" w:type="dxa"/>
            <w:vMerge/>
            <w:vAlign w:val="center"/>
          </w:tcPr>
          <w:p w14:paraId="32207D86" w14:textId="77777777" w:rsidR="00B760C5" w:rsidRDefault="00B760C5" w:rsidP="004030FA">
            <w:pPr>
              <w:jc w:val="center"/>
            </w:pPr>
          </w:p>
        </w:tc>
        <w:tc>
          <w:tcPr>
            <w:tcW w:w="1168" w:type="dxa"/>
            <w:vAlign w:val="center"/>
          </w:tcPr>
          <w:p w14:paraId="237C4503" w14:textId="77777777" w:rsidR="00B760C5" w:rsidRDefault="00B760C5" w:rsidP="004030FA">
            <w:pPr>
              <w:jc w:val="center"/>
            </w:pPr>
            <w:r>
              <w:t>1</w:t>
            </w:r>
          </w:p>
        </w:tc>
        <w:tc>
          <w:tcPr>
            <w:tcW w:w="1298" w:type="dxa"/>
            <w:vAlign w:val="center"/>
          </w:tcPr>
          <w:p w14:paraId="71705AEE" w14:textId="77777777" w:rsidR="00B760C5" w:rsidRDefault="00B760C5" w:rsidP="004030FA">
            <w:pPr>
              <w:jc w:val="center"/>
            </w:pPr>
            <w:r>
              <w:t>30h</w:t>
            </w:r>
          </w:p>
        </w:tc>
        <w:tc>
          <w:tcPr>
            <w:tcW w:w="1461" w:type="dxa"/>
          </w:tcPr>
          <w:p w14:paraId="7E5D4A4D" w14:textId="77777777" w:rsidR="00B760C5" w:rsidRDefault="00B760C5" w:rsidP="004030FA">
            <w:pPr>
              <w:jc w:val="center"/>
            </w:pPr>
            <w:r>
              <w:t>08h</w:t>
            </w:r>
          </w:p>
        </w:tc>
      </w:tr>
      <w:tr w:rsidR="00B760C5" w14:paraId="471EAC30" w14:textId="77777777" w:rsidTr="004030FA">
        <w:trPr>
          <w:jc w:val="center"/>
        </w:trPr>
        <w:tc>
          <w:tcPr>
            <w:tcW w:w="2517" w:type="dxa"/>
            <w:vMerge/>
            <w:vAlign w:val="center"/>
          </w:tcPr>
          <w:p w14:paraId="660438F4" w14:textId="77777777" w:rsidR="00B760C5" w:rsidRDefault="00B760C5" w:rsidP="004030FA">
            <w:pPr>
              <w:jc w:val="center"/>
            </w:pPr>
          </w:p>
        </w:tc>
        <w:tc>
          <w:tcPr>
            <w:tcW w:w="1168" w:type="dxa"/>
            <w:vAlign w:val="center"/>
          </w:tcPr>
          <w:p w14:paraId="4B09CCE5" w14:textId="77777777" w:rsidR="00B760C5" w:rsidRDefault="00B760C5" w:rsidP="004030FA">
            <w:pPr>
              <w:jc w:val="center"/>
            </w:pPr>
            <w:r>
              <w:t>2</w:t>
            </w:r>
          </w:p>
        </w:tc>
        <w:tc>
          <w:tcPr>
            <w:tcW w:w="1298" w:type="dxa"/>
            <w:vAlign w:val="center"/>
          </w:tcPr>
          <w:p w14:paraId="52064861" w14:textId="77777777" w:rsidR="00B760C5" w:rsidRDefault="00B760C5" w:rsidP="004030FA">
            <w:pPr>
              <w:jc w:val="center"/>
            </w:pPr>
            <w:r>
              <w:t>38h</w:t>
            </w:r>
          </w:p>
        </w:tc>
        <w:tc>
          <w:tcPr>
            <w:tcW w:w="1461" w:type="dxa"/>
          </w:tcPr>
          <w:p w14:paraId="56138D40" w14:textId="77777777" w:rsidR="00B760C5" w:rsidRDefault="00B760C5" w:rsidP="004030FA">
            <w:pPr>
              <w:jc w:val="center"/>
            </w:pPr>
            <w:r>
              <w:t>10h</w:t>
            </w:r>
          </w:p>
        </w:tc>
      </w:tr>
      <w:tr w:rsidR="00B760C5" w14:paraId="05C00B93" w14:textId="77777777" w:rsidTr="004030FA">
        <w:trPr>
          <w:jc w:val="center"/>
        </w:trPr>
        <w:tc>
          <w:tcPr>
            <w:tcW w:w="2517" w:type="dxa"/>
            <w:vMerge/>
            <w:vAlign w:val="center"/>
          </w:tcPr>
          <w:p w14:paraId="7EC08267" w14:textId="77777777" w:rsidR="00B760C5" w:rsidRDefault="00B760C5" w:rsidP="004030FA">
            <w:pPr>
              <w:jc w:val="center"/>
            </w:pPr>
          </w:p>
        </w:tc>
        <w:tc>
          <w:tcPr>
            <w:tcW w:w="1168" w:type="dxa"/>
            <w:vAlign w:val="center"/>
          </w:tcPr>
          <w:p w14:paraId="3A57A8DF" w14:textId="77777777" w:rsidR="00B760C5" w:rsidRDefault="00B760C5" w:rsidP="004030FA">
            <w:pPr>
              <w:jc w:val="center"/>
            </w:pPr>
            <w:r>
              <w:t>3</w:t>
            </w:r>
          </w:p>
        </w:tc>
        <w:tc>
          <w:tcPr>
            <w:tcW w:w="1298" w:type="dxa"/>
            <w:vAlign w:val="center"/>
          </w:tcPr>
          <w:p w14:paraId="4FF64BCD" w14:textId="77777777" w:rsidR="00B760C5" w:rsidRDefault="00B760C5" w:rsidP="004030FA">
            <w:pPr>
              <w:jc w:val="center"/>
            </w:pPr>
            <w:r>
              <w:t>40h</w:t>
            </w:r>
          </w:p>
        </w:tc>
        <w:tc>
          <w:tcPr>
            <w:tcW w:w="1461" w:type="dxa"/>
          </w:tcPr>
          <w:p w14:paraId="36C6DAAE" w14:textId="77777777" w:rsidR="00B760C5" w:rsidRDefault="00B760C5" w:rsidP="004030FA">
            <w:pPr>
              <w:jc w:val="center"/>
            </w:pPr>
            <w:r>
              <w:t>18h</w:t>
            </w:r>
          </w:p>
        </w:tc>
      </w:tr>
      <w:tr w:rsidR="00B760C5" w14:paraId="27004C5E" w14:textId="77777777" w:rsidTr="004030FA">
        <w:trPr>
          <w:jc w:val="center"/>
        </w:trPr>
        <w:tc>
          <w:tcPr>
            <w:tcW w:w="2517" w:type="dxa"/>
            <w:vMerge/>
            <w:vAlign w:val="center"/>
          </w:tcPr>
          <w:p w14:paraId="3388A905" w14:textId="77777777" w:rsidR="00B760C5" w:rsidRDefault="00B760C5" w:rsidP="004030FA">
            <w:pPr>
              <w:jc w:val="center"/>
            </w:pPr>
          </w:p>
        </w:tc>
        <w:tc>
          <w:tcPr>
            <w:tcW w:w="1168" w:type="dxa"/>
            <w:vAlign w:val="center"/>
          </w:tcPr>
          <w:p w14:paraId="1CC8FB83" w14:textId="77777777" w:rsidR="00B760C5" w:rsidRDefault="00B760C5" w:rsidP="004030FA">
            <w:pPr>
              <w:jc w:val="center"/>
            </w:pPr>
            <w:r>
              <w:t>4</w:t>
            </w:r>
          </w:p>
        </w:tc>
        <w:tc>
          <w:tcPr>
            <w:tcW w:w="1298" w:type="dxa"/>
            <w:vAlign w:val="center"/>
          </w:tcPr>
          <w:p w14:paraId="65658A22" w14:textId="77777777" w:rsidR="00B760C5" w:rsidRDefault="00B760C5" w:rsidP="004030FA">
            <w:pPr>
              <w:jc w:val="center"/>
            </w:pPr>
            <w:r>
              <w:t>48h</w:t>
            </w:r>
          </w:p>
        </w:tc>
        <w:tc>
          <w:tcPr>
            <w:tcW w:w="1461" w:type="dxa"/>
          </w:tcPr>
          <w:p w14:paraId="03712760" w14:textId="77777777" w:rsidR="00B760C5" w:rsidRDefault="00B760C5" w:rsidP="004030FA">
            <w:pPr>
              <w:jc w:val="center"/>
            </w:pPr>
            <w:r>
              <w:t>20h</w:t>
            </w:r>
          </w:p>
        </w:tc>
      </w:tr>
      <w:tr w:rsidR="00B760C5" w14:paraId="007DD872" w14:textId="77777777" w:rsidTr="004030FA">
        <w:trPr>
          <w:jc w:val="center"/>
        </w:trPr>
        <w:tc>
          <w:tcPr>
            <w:tcW w:w="2517" w:type="dxa"/>
            <w:vMerge w:val="restart"/>
            <w:vAlign w:val="center"/>
          </w:tcPr>
          <w:p w14:paraId="517E785B" w14:textId="77777777" w:rsidR="00B760C5" w:rsidRDefault="00B760C5" w:rsidP="004030FA">
            <w:pPr>
              <w:jc w:val="center"/>
            </w:pPr>
            <w:r>
              <w:t>2</w:t>
            </w:r>
          </w:p>
        </w:tc>
        <w:tc>
          <w:tcPr>
            <w:tcW w:w="1168" w:type="dxa"/>
            <w:vAlign w:val="center"/>
          </w:tcPr>
          <w:p w14:paraId="7BDC1C76" w14:textId="77777777" w:rsidR="00B760C5" w:rsidRDefault="00B760C5" w:rsidP="004030FA">
            <w:pPr>
              <w:jc w:val="center"/>
            </w:pPr>
            <w:r>
              <w:t>0</w:t>
            </w:r>
          </w:p>
        </w:tc>
        <w:tc>
          <w:tcPr>
            <w:tcW w:w="1298" w:type="dxa"/>
            <w:vAlign w:val="center"/>
          </w:tcPr>
          <w:p w14:paraId="463CE02A" w14:textId="77777777" w:rsidR="00B760C5" w:rsidRDefault="00B760C5" w:rsidP="004030FA">
            <w:pPr>
              <w:jc w:val="center"/>
            </w:pPr>
            <w:r>
              <w:t>50h</w:t>
            </w:r>
          </w:p>
        </w:tc>
        <w:tc>
          <w:tcPr>
            <w:tcW w:w="1461" w:type="dxa"/>
          </w:tcPr>
          <w:p w14:paraId="28708A7E" w14:textId="77777777" w:rsidR="00B760C5" w:rsidRDefault="00B760C5" w:rsidP="004030FA">
            <w:pPr>
              <w:jc w:val="center"/>
            </w:pPr>
            <w:r>
              <w:t>00h</w:t>
            </w:r>
          </w:p>
        </w:tc>
      </w:tr>
      <w:tr w:rsidR="00B760C5" w14:paraId="112315F9" w14:textId="77777777" w:rsidTr="004030FA">
        <w:trPr>
          <w:jc w:val="center"/>
        </w:trPr>
        <w:tc>
          <w:tcPr>
            <w:tcW w:w="2517" w:type="dxa"/>
            <w:vMerge/>
            <w:vAlign w:val="center"/>
          </w:tcPr>
          <w:p w14:paraId="76E54AA1" w14:textId="77777777" w:rsidR="00B760C5" w:rsidRDefault="00B760C5" w:rsidP="004030FA">
            <w:pPr>
              <w:jc w:val="center"/>
            </w:pPr>
          </w:p>
        </w:tc>
        <w:tc>
          <w:tcPr>
            <w:tcW w:w="1168" w:type="dxa"/>
            <w:vAlign w:val="center"/>
          </w:tcPr>
          <w:p w14:paraId="556CEBB0" w14:textId="77777777" w:rsidR="00B760C5" w:rsidRDefault="00B760C5" w:rsidP="004030FA">
            <w:pPr>
              <w:jc w:val="center"/>
            </w:pPr>
            <w:r>
              <w:t>1</w:t>
            </w:r>
          </w:p>
        </w:tc>
        <w:tc>
          <w:tcPr>
            <w:tcW w:w="1298" w:type="dxa"/>
            <w:vAlign w:val="center"/>
          </w:tcPr>
          <w:p w14:paraId="4E9AA537" w14:textId="77777777" w:rsidR="00B760C5" w:rsidRDefault="00B760C5" w:rsidP="004030FA">
            <w:pPr>
              <w:jc w:val="center"/>
            </w:pPr>
            <w:r>
              <w:t>58h</w:t>
            </w:r>
          </w:p>
        </w:tc>
        <w:tc>
          <w:tcPr>
            <w:tcW w:w="1461" w:type="dxa"/>
          </w:tcPr>
          <w:p w14:paraId="1DC10680" w14:textId="77777777" w:rsidR="00B760C5" w:rsidRDefault="00B760C5" w:rsidP="004030FA">
            <w:pPr>
              <w:jc w:val="center"/>
            </w:pPr>
            <w:r>
              <w:t>08h</w:t>
            </w:r>
          </w:p>
        </w:tc>
      </w:tr>
      <w:tr w:rsidR="00B760C5" w14:paraId="706E400A" w14:textId="77777777" w:rsidTr="004030FA">
        <w:trPr>
          <w:jc w:val="center"/>
        </w:trPr>
        <w:tc>
          <w:tcPr>
            <w:tcW w:w="2517" w:type="dxa"/>
            <w:vMerge/>
            <w:vAlign w:val="center"/>
          </w:tcPr>
          <w:p w14:paraId="0A0EB126" w14:textId="77777777" w:rsidR="00B760C5" w:rsidRDefault="00B760C5" w:rsidP="004030FA">
            <w:pPr>
              <w:jc w:val="center"/>
            </w:pPr>
          </w:p>
        </w:tc>
        <w:tc>
          <w:tcPr>
            <w:tcW w:w="1168" w:type="dxa"/>
            <w:vAlign w:val="center"/>
          </w:tcPr>
          <w:p w14:paraId="70AEC16A" w14:textId="77777777" w:rsidR="00B760C5" w:rsidRDefault="00B760C5" w:rsidP="004030FA">
            <w:pPr>
              <w:jc w:val="center"/>
            </w:pPr>
            <w:r>
              <w:t>2</w:t>
            </w:r>
          </w:p>
        </w:tc>
        <w:tc>
          <w:tcPr>
            <w:tcW w:w="1298" w:type="dxa"/>
            <w:vAlign w:val="center"/>
          </w:tcPr>
          <w:p w14:paraId="7B3EEBB3" w14:textId="77777777" w:rsidR="00B760C5" w:rsidRDefault="00B760C5" w:rsidP="004030FA">
            <w:pPr>
              <w:jc w:val="center"/>
            </w:pPr>
            <w:r>
              <w:t>60h</w:t>
            </w:r>
          </w:p>
        </w:tc>
        <w:tc>
          <w:tcPr>
            <w:tcW w:w="1461" w:type="dxa"/>
          </w:tcPr>
          <w:p w14:paraId="37E53D52" w14:textId="77777777" w:rsidR="00B760C5" w:rsidRDefault="00B760C5" w:rsidP="004030FA">
            <w:pPr>
              <w:jc w:val="center"/>
            </w:pPr>
            <w:r>
              <w:t>10h</w:t>
            </w:r>
          </w:p>
        </w:tc>
      </w:tr>
      <w:tr w:rsidR="00B760C5" w14:paraId="6DAF99EB" w14:textId="77777777" w:rsidTr="004030FA">
        <w:trPr>
          <w:jc w:val="center"/>
        </w:trPr>
        <w:tc>
          <w:tcPr>
            <w:tcW w:w="2517" w:type="dxa"/>
            <w:vMerge/>
            <w:vAlign w:val="center"/>
          </w:tcPr>
          <w:p w14:paraId="509BA3E3" w14:textId="77777777" w:rsidR="00B760C5" w:rsidRDefault="00B760C5" w:rsidP="004030FA">
            <w:pPr>
              <w:jc w:val="center"/>
            </w:pPr>
          </w:p>
        </w:tc>
        <w:tc>
          <w:tcPr>
            <w:tcW w:w="1168" w:type="dxa"/>
            <w:vAlign w:val="center"/>
          </w:tcPr>
          <w:p w14:paraId="7DEB16CD" w14:textId="77777777" w:rsidR="00B760C5" w:rsidRDefault="00B760C5" w:rsidP="004030FA">
            <w:pPr>
              <w:jc w:val="center"/>
            </w:pPr>
            <w:r>
              <w:t>3</w:t>
            </w:r>
          </w:p>
        </w:tc>
        <w:tc>
          <w:tcPr>
            <w:tcW w:w="1298" w:type="dxa"/>
            <w:vAlign w:val="center"/>
          </w:tcPr>
          <w:p w14:paraId="3ED6A06C" w14:textId="77777777" w:rsidR="00B760C5" w:rsidRDefault="00B760C5" w:rsidP="004030FA">
            <w:pPr>
              <w:jc w:val="center"/>
            </w:pPr>
            <w:r>
              <w:t>68h</w:t>
            </w:r>
          </w:p>
        </w:tc>
        <w:tc>
          <w:tcPr>
            <w:tcW w:w="1461" w:type="dxa"/>
          </w:tcPr>
          <w:p w14:paraId="4AD52314" w14:textId="77777777" w:rsidR="00B760C5" w:rsidRDefault="00B760C5" w:rsidP="004030FA">
            <w:pPr>
              <w:jc w:val="center"/>
            </w:pPr>
            <w:r>
              <w:t>18h</w:t>
            </w:r>
          </w:p>
        </w:tc>
      </w:tr>
      <w:tr w:rsidR="00B760C5" w14:paraId="33B2BEF3" w14:textId="77777777" w:rsidTr="004030FA">
        <w:trPr>
          <w:jc w:val="center"/>
        </w:trPr>
        <w:tc>
          <w:tcPr>
            <w:tcW w:w="2517" w:type="dxa"/>
            <w:vMerge/>
            <w:vAlign w:val="center"/>
          </w:tcPr>
          <w:p w14:paraId="04B0BC8B" w14:textId="77777777" w:rsidR="00B760C5" w:rsidRDefault="00B760C5" w:rsidP="004030FA">
            <w:pPr>
              <w:jc w:val="center"/>
            </w:pPr>
          </w:p>
        </w:tc>
        <w:tc>
          <w:tcPr>
            <w:tcW w:w="1168" w:type="dxa"/>
            <w:vAlign w:val="center"/>
          </w:tcPr>
          <w:p w14:paraId="0B3DD0D4" w14:textId="77777777" w:rsidR="00B760C5" w:rsidRDefault="00B760C5" w:rsidP="004030FA">
            <w:pPr>
              <w:jc w:val="center"/>
            </w:pPr>
            <w:r>
              <w:t>4</w:t>
            </w:r>
          </w:p>
        </w:tc>
        <w:tc>
          <w:tcPr>
            <w:tcW w:w="1298" w:type="dxa"/>
            <w:vAlign w:val="center"/>
          </w:tcPr>
          <w:p w14:paraId="5D810E8F" w14:textId="77777777" w:rsidR="00B760C5" w:rsidRDefault="00B760C5" w:rsidP="004030FA">
            <w:pPr>
              <w:jc w:val="center"/>
            </w:pPr>
            <w:r>
              <w:t>70h</w:t>
            </w:r>
          </w:p>
        </w:tc>
        <w:tc>
          <w:tcPr>
            <w:tcW w:w="1461" w:type="dxa"/>
          </w:tcPr>
          <w:p w14:paraId="3B1870F8" w14:textId="77777777" w:rsidR="00B760C5" w:rsidRDefault="00B760C5" w:rsidP="004030FA">
            <w:pPr>
              <w:jc w:val="center"/>
            </w:pPr>
            <w:r>
              <w:t>20h</w:t>
            </w:r>
          </w:p>
        </w:tc>
      </w:tr>
      <w:tr w:rsidR="00B760C5" w14:paraId="041A7884" w14:textId="77777777" w:rsidTr="004030FA">
        <w:trPr>
          <w:jc w:val="center"/>
        </w:trPr>
        <w:tc>
          <w:tcPr>
            <w:tcW w:w="2517" w:type="dxa"/>
            <w:vAlign w:val="center"/>
          </w:tcPr>
          <w:p w14:paraId="6B54367C" w14:textId="77777777" w:rsidR="00B760C5" w:rsidRDefault="00B760C5" w:rsidP="004030FA">
            <w:pPr>
              <w:jc w:val="center"/>
            </w:pPr>
            <w:r>
              <w:t>Reserved for Product Engineering Data</w:t>
            </w:r>
          </w:p>
        </w:tc>
        <w:tc>
          <w:tcPr>
            <w:tcW w:w="1168" w:type="dxa"/>
            <w:vAlign w:val="center"/>
          </w:tcPr>
          <w:p w14:paraId="18BB1475" w14:textId="77777777" w:rsidR="00B760C5" w:rsidRDefault="00B760C5" w:rsidP="004030FA">
            <w:pPr>
              <w:jc w:val="center"/>
            </w:pPr>
            <w:r>
              <w:t>0</w:t>
            </w:r>
          </w:p>
        </w:tc>
        <w:tc>
          <w:tcPr>
            <w:tcW w:w="1298" w:type="dxa"/>
            <w:vAlign w:val="center"/>
          </w:tcPr>
          <w:p w14:paraId="5C0C8513" w14:textId="77777777" w:rsidR="00B760C5" w:rsidRDefault="00B760C5" w:rsidP="004030FA">
            <w:pPr>
              <w:jc w:val="center"/>
            </w:pPr>
            <w:r>
              <w:t>78h</w:t>
            </w:r>
          </w:p>
        </w:tc>
        <w:tc>
          <w:tcPr>
            <w:tcW w:w="1461" w:type="dxa"/>
            <w:vAlign w:val="center"/>
          </w:tcPr>
          <w:p w14:paraId="675A090F" w14:textId="77777777" w:rsidR="00B760C5" w:rsidRDefault="00B760C5" w:rsidP="004030FA">
            <w:pPr>
              <w:jc w:val="center"/>
            </w:pPr>
            <w:r>
              <w:t>N/A</w:t>
            </w:r>
          </w:p>
        </w:tc>
      </w:tr>
    </w:tbl>
    <w:p w14:paraId="30E6D621" w14:textId="4FEF8165" w:rsidR="00265CDB" w:rsidRDefault="00265CDB" w:rsidP="00775820">
      <w:r>
        <w:lastRenderedPageBreak/>
        <w:t xml:space="preserve">A </w:t>
      </w:r>
      <w:r w:rsidR="007B35D0">
        <w:t xml:space="preserve">condensed </w:t>
      </w:r>
      <w:r>
        <w:t xml:space="preserve">view of the shadow registers is available via the IMAGE_ADDR and </w:t>
      </w:r>
      <w:r w:rsidR="007B35D0">
        <w:t xml:space="preserve">eight </w:t>
      </w:r>
      <w:r>
        <w:t xml:space="preserve">IMAGE_DATA* registers.  </w:t>
      </w:r>
      <w:ins w:id="479" w:author="Robert Macomber" w:date="2023-08-28T15:55:00Z">
        <w:r w:rsidR="000F2575">
          <w:t xml:space="preserve">These registers present a single 8-byte block of shadow register data in the same format as the OTP memory.  </w:t>
        </w:r>
      </w:ins>
      <w:r>
        <w:t>These</w:t>
      </w:r>
      <w:del w:id="480" w:author="Robert Macomber" w:date="2023-08-28T15:55:00Z">
        <w:r w:rsidDel="000F2575">
          <w:delText xml:space="preserve"> registers</w:delText>
        </w:r>
      </w:del>
      <w:r>
        <w:t xml:space="preserve"> </w:t>
      </w:r>
      <w:ins w:id="481" w:author="Robert Macomber" w:date="2023-08-28T15:55:00Z">
        <w:r w:rsidR="000F2575">
          <w:t>may</w:t>
        </w:r>
      </w:ins>
      <w:del w:id="482" w:author="Robert Macomber" w:date="2023-08-28T15:55:00Z">
        <w:r w:rsidDel="000F2575">
          <w:delText>can</w:delText>
        </w:r>
      </w:del>
      <w:r>
        <w:t xml:space="preserve"> help to simplify </w:t>
      </w:r>
      <w:r w:rsidR="0012047C">
        <w:t xml:space="preserve">OTP programming.  </w:t>
      </w:r>
      <w:del w:id="483" w:author="Robert Macomber" w:date="2023-08-28T15:55:00Z">
        <w:r w:rsidR="0012047C" w:rsidDel="000F2575">
          <w:delText xml:space="preserve">They present a block of the shadow register data in </w:delText>
        </w:r>
        <w:r w:rsidR="0045074B" w:rsidDel="000F2575">
          <w:delText xml:space="preserve">the same format as the </w:delText>
        </w:r>
        <w:r w:rsidR="0012047C" w:rsidDel="000F2575">
          <w:delText>OTP memory.</w:delText>
        </w:r>
      </w:del>
      <w:del w:id="484" w:author="Robert Macomber" w:date="2023-08-28T15:56:00Z">
        <w:r w:rsidR="0012047C" w:rsidDel="000F2575">
          <w:delText xml:space="preserve">  </w:delText>
        </w:r>
      </w:del>
      <w:r w:rsidR="0012047C">
        <w:t xml:space="preserve">Refer to </w:t>
      </w:r>
      <w:r w:rsidR="0012047C">
        <w:fldChar w:fldCharType="begin"/>
      </w:r>
      <w:r w:rsidR="0012047C">
        <w:instrText xml:space="preserve"> REF _Ref137026292 \h </w:instrText>
      </w:r>
      <w:r w:rsidR="0012047C">
        <w:fldChar w:fldCharType="separate"/>
      </w:r>
      <w:r w:rsidR="009759C0">
        <w:t xml:space="preserve">Figure </w:t>
      </w:r>
      <w:r w:rsidR="009759C0">
        <w:rPr>
          <w:noProof/>
        </w:rPr>
        <w:t>10</w:t>
      </w:r>
      <w:r w:rsidR="0012047C">
        <w:fldChar w:fldCharType="end"/>
      </w:r>
      <w:r w:rsidR="0012047C">
        <w:t xml:space="preserve"> to see the IMAGE_ADDR and IMAGE_DATA* registers.</w:t>
      </w:r>
    </w:p>
    <w:p w14:paraId="3DCA7980" w14:textId="77777777" w:rsidR="0012047C" w:rsidRDefault="0012047C" w:rsidP="00775820"/>
    <w:p w14:paraId="55D73C2D" w14:textId="77777777" w:rsidR="00265CDB" w:rsidRDefault="00265CDB" w:rsidP="00265CDB">
      <w:pPr>
        <w:keepNext/>
      </w:pPr>
      <w:r w:rsidRPr="00775820">
        <w:rPr>
          <w:noProof/>
        </w:rPr>
        <w:drawing>
          <wp:inline distT="0" distB="0" distL="0" distR="0" wp14:anchorId="5551035A" wp14:editId="38EE351A">
            <wp:extent cx="6400800" cy="690245"/>
            <wp:effectExtent l="0" t="0" r="0" b="0"/>
            <wp:docPr id="52772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298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8DAB" w14:textId="7C705440" w:rsidR="009C3F30" w:rsidRDefault="00265CDB" w:rsidP="00265CDB">
      <w:pPr>
        <w:pStyle w:val="Caption"/>
        <w:jc w:val="center"/>
      </w:pPr>
      <w:bookmarkStart w:id="485" w:name="_Ref137026292"/>
      <w:bookmarkStart w:id="486" w:name="_Toc144126982"/>
      <w:r>
        <w:t xml:space="preserve">Figure </w:t>
      </w:r>
      <w:fldSimple w:instr=" SEQ Figure \* ARABIC ">
        <w:ins w:id="487" w:author="Robert Macomber" w:date="2023-08-28T14:53:00Z">
          <w:r w:rsidR="00CC05BE">
            <w:rPr>
              <w:noProof/>
            </w:rPr>
            <w:t>11</w:t>
          </w:r>
        </w:ins>
        <w:del w:id="488" w:author="Robert Macomber" w:date="2023-08-28T14:53:00Z">
          <w:r w:rsidR="009759C0" w:rsidDel="00CC05BE">
            <w:rPr>
              <w:noProof/>
            </w:rPr>
            <w:delText>10</w:delText>
          </w:r>
        </w:del>
      </w:fldSimple>
      <w:bookmarkEnd w:id="485"/>
      <w:r>
        <w:t>: Shadow Image Registers</w:t>
      </w:r>
      <w:r w:rsidR="00995466">
        <w:rPr>
          <w:rStyle w:val="FootnoteReference"/>
        </w:rPr>
        <w:footnoteReference w:id="5"/>
      </w:r>
      <w:bookmarkEnd w:id="486"/>
    </w:p>
    <w:p w14:paraId="070909B2" w14:textId="04991DE6" w:rsidR="00265CDB" w:rsidRDefault="00265CDB" w:rsidP="00775820"/>
    <w:p w14:paraId="011CB77B" w14:textId="6876BDFB" w:rsidR="00265CDB" w:rsidRDefault="00C602B2" w:rsidP="007B35D0">
      <w:pPr>
        <w:pStyle w:val="Heading2"/>
      </w:pPr>
      <w:bookmarkStart w:id="489" w:name="_Toc144120385"/>
      <w:r>
        <w:t xml:space="preserve">Page </w:t>
      </w:r>
      <w:del w:id="490" w:author="Robert Macomber" w:date="2023-08-28T13:10:00Z">
        <w:r w:rsidDel="00676BEC">
          <w:delText xml:space="preserve">Loading </w:delText>
        </w:r>
      </w:del>
      <w:ins w:id="491" w:author="Robert Macomber" w:date="2023-08-28T13:10:00Z">
        <w:r w:rsidR="00676BEC">
          <w:t xml:space="preserve">Search </w:t>
        </w:r>
      </w:ins>
      <w:r>
        <w:t>Algorithm</w:t>
      </w:r>
      <w:bookmarkEnd w:id="489"/>
    </w:p>
    <w:p w14:paraId="0498DC7E" w14:textId="00D44A94" w:rsidR="00E2658A" w:rsidRDefault="00E2658A" w:rsidP="009C3F30">
      <w:pPr>
        <w:rPr>
          <w:ins w:id="492" w:author="Robert Macomber" w:date="2023-08-28T13:28:00Z"/>
        </w:rPr>
      </w:pPr>
      <w:ins w:id="493" w:author="Robert Macomber" w:date="2023-08-28T13:33:00Z">
        <w:r>
          <w:t>On e</w:t>
        </w:r>
      </w:ins>
      <w:ins w:id="494" w:author="Robert Macomber" w:date="2023-08-28T13:11:00Z">
        <w:r w:rsidR="00676BEC">
          <w:t xml:space="preserve">ach </w:t>
        </w:r>
      </w:ins>
      <w:ins w:id="495" w:author="Robert Macomber" w:date="2023-08-28T13:32:00Z">
        <w:r>
          <w:t>power-up</w:t>
        </w:r>
      </w:ins>
      <w:ins w:id="496" w:author="Robert Macomber" w:date="2023-08-28T13:11:00Z">
        <w:r w:rsidR="00676BEC">
          <w:t xml:space="preserve"> the shadow registers</w:t>
        </w:r>
      </w:ins>
      <w:ins w:id="497" w:author="Robert Macomber" w:date="2023-08-28T13:12:00Z">
        <w:r w:rsidR="00676BEC">
          <w:t xml:space="preserve"> are updated from OTP memory.</w:t>
        </w:r>
      </w:ins>
      <w:ins w:id="498" w:author="Robert Macomber" w:date="2023-08-28T13:27:00Z">
        <w:r>
          <w:t xml:space="preserve">  </w:t>
        </w:r>
      </w:ins>
      <w:ins w:id="499" w:author="Robert Macomber" w:date="2023-08-28T13:19:00Z">
        <w:r w:rsidR="008E7E64">
          <w:t>The page search algorithm</w:t>
        </w:r>
      </w:ins>
      <w:ins w:id="500" w:author="Robert Macomber" w:date="2023-08-28T13:20:00Z">
        <w:r w:rsidR="008E7E64">
          <w:t xml:space="preserve"> scans the OTP memory looking for a valid OTP page.</w:t>
        </w:r>
      </w:ins>
      <w:ins w:id="501" w:author="Robert Macomber" w:date="2023-08-28T13:28:00Z">
        <w:r>
          <w:t xml:space="preserve">  Vader starts with page-0, followed by page-1 and then page-2</w:t>
        </w:r>
      </w:ins>
      <w:ins w:id="502" w:author="Robert Macomber" w:date="2023-08-28T13:29:00Z">
        <w:r>
          <w:t xml:space="preserve">.  </w:t>
        </w:r>
      </w:ins>
      <w:ins w:id="503" w:author="Robert Macomber" w:date="2023-08-28T13:30:00Z">
        <w:r>
          <w:t>Vader will stop searching after a valid page is found.</w:t>
        </w:r>
      </w:ins>
      <w:ins w:id="504" w:author="Robert Macomber" w:date="2023-08-28T13:33:00Z">
        <w:r>
          <w:t xml:space="preserve">  Vader will also stop searching i</w:t>
        </w:r>
      </w:ins>
      <w:ins w:id="505" w:author="Robert Macomber" w:date="2023-08-28T13:34:00Z">
        <w:r w:rsidR="002F71A6">
          <w:t>f none of the three pages are valid.</w:t>
        </w:r>
      </w:ins>
      <w:ins w:id="506" w:author="Robert Macomber" w:date="2023-08-28T13:31:00Z">
        <w:r>
          <w:t xml:space="preserve">  </w:t>
        </w:r>
      </w:ins>
      <w:ins w:id="507" w:author="Robert Macomber" w:date="2023-08-28T13:29:00Z">
        <w:r>
          <w:t>Two things are needed for an OTP Page to be valid:</w:t>
        </w:r>
      </w:ins>
    </w:p>
    <w:p w14:paraId="7FB86B27" w14:textId="774F160F" w:rsidR="008E7E64" w:rsidRDefault="009C3F30" w:rsidP="008E7E64">
      <w:pPr>
        <w:pStyle w:val="ListParagraph"/>
        <w:numPr>
          <w:ilvl w:val="0"/>
          <w:numId w:val="26"/>
        </w:numPr>
        <w:rPr>
          <w:ins w:id="508" w:author="Robert Macomber" w:date="2023-08-28T13:23:00Z"/>
        </w:rPr>
      </w:pPr>
      <w:del w:id="509" w:author="Robert Macomber" w:date="2023-08-28T13:29:00Z">
        <w:r w:rsidDel="00E2658A">
          <w:delText>A</w:delText>
        </w:r>
      </w:del>
      <w:del w:id="510" w:author="Robert Macomber" w:date="2023-08-28T13:27:00Z">
        <w:r w:rsidDel="00E2658A">
          <w:delText xml:space="preserve"> p</w:delText>
        </w:r>
      </w:del>
      <w:del w:id="511" w:author="Robert Macomber" w:date="2023-08-28T13:29:00Z">
        <w:r w:rsidDel="00E2658A">
          <w:delText>age is</w:delText>
        </w:r>
      </w:del>
      <w:del w:id="512" w:author="Robert Macomber" w:date="2023-08-28T13:27:00Z">
        <w:r w:rsidDel="00E2658A">
          <w:delText xml:space="preserve"> considered to be</w:delText>
        </w:r>
      </w:del>
      <w:del w:id="513" w:author="Robert Macomber" w:date="2023-08-28T13:29:00Z">
        <w:r w:rsidDel="00E2658A">
          <w:delText xml:space="preserve"> valid </w:delText>
        </w:r>
      </w:del>
      <w:del w:id="514" w:author="Robert Macomber" w:date="2023-08-28T13:23:00Z">
        <w:r w:rsidDel="008E7E64">
          <w:delText>when</w:delText>
        </w:r>
      </w:del>
      <w:del w:id="515" w:author="Robert Macomber" w:date="2023-08-28T13:25:00Z">
        <w:r w:rsidDel="00E2658A">
          <w:delText xml:space="preserve"> </w:delText>
        </w:r>
      </w:del>
      <w:r>
        <w:t xml:space="preserve">the </w:t>
      </w:r>
      <w:ins w:id="516" w:author="Robert Macomber" w:date="2023-08-28T13:23:00Z">
        <w:r w:rsidR="00E2658A">
          <w:t>first four bits of t</w:t>
        </w:r>
      </w:ins>
      <w:ins w:id="517" w:author="Robert Macomber" w:date="2023-08-28T13:24:00Z">
        <w:r w:rsidR="00E2658A">
          <w:t xml:space="preserve">he page </w:t>
        </w:r>
      </w:ins>
      <w:del w:id="518" w:author="Robert Macomber" w:date="2023-08-28T13:24:00Z">
        <w:r w:rsidRPr="008E7E64" w:rsidDel="00E2658A">
          <w:rPr>
            <w:rFonts w:ascii="Consolas" w:hAnsi="Consolas"/>
          </w:rPr>
          <w:delText>PAGE_VALID</w:delText>
        </w:r>
        <w:r w:rsidDel="00E2658A">
          <w:delText xml:space="preserve"> field is</w:delText>
        </w:r>
      </w:del>
      <w:ins w:id="519" w:author="Robert Macomber" w:date="2023-08-28T13:24:00Z">
        <w:r w:rsidR="00E2658A">
          <w:t>are</w:t>
        </w:r>
      </w:ins>
      <w:r>
        <w:t xml:space="preserve"> set to </w:t>
      </w:r>
      <w:r w:rsidRPr="008E7E64">
        <w:rPr>
          <w:rFonts w:ascii="Consolas" w:hAnsi="Consolas"/>
        </w:rPr>
        <w:t>1010b</w:t>
      </w:r>
      <w:ins w:id="520" w:author="Robert Macomber" w:date="2023-08-28T13:25:00Z">
        <w:r w:rsidR="00E2658A">
          <w:rPr>
            <w:rFonts w:ascii="Consolas" w:hAnsi="Consolas"/>
          </w:rPr>
          <w:t>.</w:t>
        </w:r>
      </w:ins>
      <w:del w:id="521" w:author="Robert Macomber" w:date="2023-08-28T13:24:00Z">
        <w:r w:rsidDel="00E2658A">
          <w:delText xml:space="preserve"> and</w:delText>
        </w:r>
      </w:del>
    </w:p>
    <w:p w14:paraId="5CD1D7A1" w14:textId="26BCE31D" w:rsidR="008E7E64" w:rsidRDefault="009C3F30" w:rsidP="008E7E64">
      <w:pPr>
        <w:pStyle w:val="ListParagraph"/>
        <w:numPr>
          <w:ilvl w:val="0"/>
          <w:numId w:val="26"/>
        </w:numPr>
        <w:rPr>
          <w:ins w:id="522" w:author="Robert Macomber" w:date="2023-08-28T13:23:00Z"/>
        </w:rPr>
      </w:pPr>
      <w:del w:id="523" w:author="Robert Macomber" w:date="2023-08-28T13:23:00Z">
        <w:r w:rsidDel="008E7E64">
          <w:delText xml:space="preserve"> </w:delText>
        </w:r>
      </w:del>
      <w:r>
        <w:t>no uncorrectable errors are detected</w:t>
      </w:r>
      <w:ins w:id="524" w:author="Robert Macomber" w:date="2023-08-28T13:24:00Z">
        <w:r w:rsidR="00E2658A">
          <w:t xml:space="preserve"> </w:t>
        </w:r>
      </w:ins>
      <w:ins w:id="525" w:author="Robert Macomber" w:date="2023-08-28T13:31:00Z">
        <w:r w:rsidR="00E2658A">
          <w:t>across the whole</w:t>
        </w:r>
      </w:ins>
      <w:ins w:id="526" w:author="Robert Macomber" w:date="2023-08-28T13:25:00Z">
        <w:r w:rsidR="00E2658A">
          <w:t xml:space="preserve"> page.</w:t>
        </w:r>
      </w:ins>
      <w:del w:id="527" w:author="Robert Macomber" w:date="2023-08-28T13:24:00Z">
        <w:r w:rsidDel="00E2658A">
          <w:delText>.</w:delText>
        </w:r>
      </w:del>
    </w:p>
    <w:p w14:paraId="49FC4D78" w14:textId="044568F4" w:rsidR="009C3F30" w:rsidDel="000F2575" w:rsidRDefault="009C3F30" w:rsidP="009C3F30">
      <w:pPr>
        <w:rPr>
          <w:del w:id="528" w:author="Robert Macomber" w:date="2023-08-28T15:59:00Z"/>
        </w:rPr>
      </w:pPr>
      <w:del w:id="529" w:author="Robert Macomber" w:date="2023-08-28T13:21:00Z">
        <w:r w:rsidDel="008E7E64">
          <w:delText xml:space="preserve">  When loading the shadow registers OTP memory is scanned to search for a valid page of data.  </w:delText>
        </w:r>
      </w:del>
      <w:del w:id="530" w:author="Robert Macomber" w:date="2023-08-28T13:28:00Z">
        <w:r w:rsidDel="00E2658A">
          <w:delText>When powering up Vader always starts with page-0, followed by page-1 and then page-2</w:delText>
        </w:r>
      </w:del>
      <w:del w:id="531" w:author="Robert Macomber" w:date="2023-08-28T13:30:00Z">
        <w:r w:rsidDel="00E2658A">
          <w:delText>.</w:delText>
        </w:r>
      </w:del>
      <w:del w:id="532" w:author="Robert Macomber" w:date="2023-08-28T13:22:00Z">
        <w:r w:rsidDel="008E7E64">
          <w:delText xml:space="preserve">  </w:delText>
        </w:r>
      </w:del>
      <w:del w:id="533" w:author="Robert Macomber" w:date="2023-08-28T15:59:00Z">
        <w:r w:rsidDel="000F2575">
          <w:delText>When manually reloading the shadow registers a starting page may be specified</w:delText>
        </w:r>
      </w:del>
      <w:del w:id="534" w:author="Robert Macomber" w:date="2023-08-28T13:41:00Z">
        <w:r w:rsidDel="002F71A6">
          <w:delText>.</w:delText>
        </w:r>
      </w:del>
      <w:del w:id="535" w:author="Robert Macomber" w:date="2023-08-28T15:14:00Z">
        <w:r w:rsidDel="00926E61">
          <w:delText xml:space="preserve">  </w:delText>
        </w:r>
      </w:del>
      <w:del w:id="536" w:author="Robert Macomber" w:date="2023-08-28T13:22:00Z">
        <w:r w:rsidDel="008E7E64">
          <w:delText xml:space="preserve">If no valid pages are found in OTP memory, then the shadow registers are </w:delText>
        </w:r>
        <w:r w:rsidR="0045074B" w:rsidDel="008E7E64">
          <w:delText>all</w:delText>
        </w:r>
        <w:r w:rsidDel="008E7E64">
          <w:delText xml:space="preserve"> reset.</w:delText>
        </w:r>
      </w:del>
    </w:p>
    <w:p w14:paraId="0AD57929" w14:textId="3A95C2CE" w:rsidR="00775820" w:rsidRDefault="00775820" w:rsidP="00775820"/>
    <w:p w14:paraId="242EAB04" w14:textId="1FE99BE9" w:rsidR="000136E5" w:rsidRDefault="000136E5" w:rsidP="009C3F30">
      <w:pPr>
        <w:pStyle w:val="Heading1"/>
      </w:pPr>
      <w:bookmarkStart w:id="537" w:name="_Toc144120386"/>
      <w:r>
        <w:lastRenderedPageBreak/>
        <w:t xml:space="preserve">OTP </w:t>
      </w:r>
      <w:r w:rsidR="008C57B5">
        <w:t>A</w:t>
      </w:r>
      <w:r>
        <w:t>ccess</w:t>
      </w:r>
      <w:bookmarkEnd w:id="537"/>
    </w:p>
    <w:p w14:paraId="3FAA546E" w14:textId="52F5B7DB" w:rsidR="00183BB2" w:rsidRDefault="00183BB2" w:rsidP="00183BB2">
      <w:r>
        <w:t xml:space="preserve">On startup the shadow registers are automatically loaded from OTP memory.  Afterwards the OTP memory can be </w:t>
      </w:r>
      <w:ins w:id="538" w:author="Robert Macomber" w:date="2023-08-28T13:52:00Z">
        <w:r w:rsidR="000D6B38">
          <w:t xml:space="preserve">manually </w:t>
        </w:r>
      </w:ins>
      <w:r>
        <w:t>accessed with three commands:</w:t>
      </w:r>
    </w:p>
    <w:p w14:paraId="03656AF8" w14:textId="451CEC20" w:rsidR="00183BB2" w:rsidRDefault="00183BB2" w:rsidP="00183BB2">
      <w:pPr>
        <w:pStyle w:val="ListParagraph"/>
        <w:numPr>
          <w:ilvl w:val="0"/>
          <w:numId w:val="15"/>
        </w:numPr>
      </w:pPr>
      <w:r>
        <w:t xml:space="preserve">Reload shadow </w:t>
      </w:r>
      <w:proofErr w:type="gramStart"/>
      <w:r>
        <w:t>registers</w:t>
      </w:r>
      <w:proofErr w:type="gramEnd"/>
    </w:p>
    <w:p w14:paraId="019B5E2C" w14:textId="67B7E481" w:rsidR="00183BB2" w:rsidRDefault="00183BB2" w:rsidP="00183BB2">
      <w:pPr>
        <w:pStyle w:val="ListParagraph"/>
        <w:numPr>
          <w:ilvl w:val="0"/>
          <w:numId w:val="15"/>
        </w:numPr>
      </w:pPr>
      <w:r>
        <w:t xml:space="preserve">Read OTP </w:t>
      </w:r>
      <w:proofErr w:type="gramStart"/>
      <w:r>
        <w:t>memory</w:t>
      </w:r>
      <w:proofErr w:type="gramEnd"/>
    </w:p>
    <w:p w14:paraId="14C62074" w14:textId="49C33E7E" w:rsidR="00183BB2" w:rsidRDefault="00183BB2" w:rsidP="00183BB2">
      <w:pPr>
        <w:pStyle w:val="ListParagraph"/>
        <w:numPr>
          <w:ilvl w:val="0"/>
          <w:numId w:val="15"/>
        </w:numPr>
      </w:pPr>
      <w:r>
        <w:t xml:space="preserve">Write OTP </w:t>
      </w:r>
      <w:proofErr w:type="gramStart"/>
      <w:r>
        <w:t>memory</w:t>
      </w:r>
      <w:proofErr w:type="gramEnd"/>
    </w:p>
    <w:p w14:paraId="16D7BC8E" w14:textId="5E751AAC" w:rsidR="00775820" w:rsidRDefault="001906F0" w:rsidP="001906F0">
      <w:r>
        <w:t>The</w:t>
      </w:r>
      <w:r w:rsidR="0012047C">
        <w:t xml:space="preserve"> NVM* and OTP* </w:t>
      </w:r>
      <w:ins w:id="539" w:author="Robert Macomber" w:date="2023-08-28T13:04:00Z">
        <w:r w:rsidR="00715491">
          <w:t>I</w:t>
        </w:r>
        <w:r w:rsidR="00715491" w:rsidRPr="001E77D8">
          <w:rPr>
            <w:vertAlign w:val="superscript"/>
          </w:rPr>
          <w:t>2</w:t>
        </w:r>
        <w:r w:rsidR="00715491">
          <w:t>C</w:t>
        </w:r>
        <w:r w:rsidR="00715491" w:rsidDel="00715491">
          <w:t xml:space="preserve"> </w:t>
        </w:r>
      </w:ins>
      <w:del w:id="540" w:author="Robert Macomber" w:date="2023-08-28T13:04:00Z">
        <w:r w:rsidR="0012047C" w:rsidDel="00715491">
          <w:delText>I2C</w:delText>
        </w:r>
      </w:del>
      <w:r w:rsidR="0012047C">
        <w:t xml:space="preserve"> registers are used to access the OTP memory.  Refer to </w:t>
      </w:r>
      <w:r w:rsidR="0012047C">
        <w:fldChar w:fldCharType="begin"/>
      </w:r>
      <w:r w:rsidR="0012047C">
        <w:instrText xml:space="preserve"> REF _Ref137026569 \h </w:instrText>
      </w:r>
      <w:r w:rsidR="0012047C">
        <w:fldChar w:fldCharType="separate"/>
      </w:r>
      <w:r w:rsidR="009759C0">
        <w:t xml:space="preserve">Figure </w:t>
      </w:r>
      <w:r w:rsidR="009759C0">
        <w:rPr>
          <w:noProof/>
        </w:rPr>
        <w:t>11</w:t>
      </w:r>
      <w:r w:rsidR="0012047C">
        <w:fldChar w:fldCharType="end"/>
      </w:r>
      <w:r w:rsidR="0012047C">
        <w:t xml:space="preserve"> to see these registers.</w:t>
      </w:r>
    </w:p>
    <w:p w14:paraId="32173C5E" w14:textId="77777777" w:rsidR="0012047C" w:rsidRDefault="0012047C" w:rsidP="001906F0"/>
    <w:p w14:paraId="7D1B92C3" w14:textId="77777777" w:rsidR="0012047C" w:rsidRDefault="00775820" w:rsidP="0012047C">
      <w:pPr>
        <w:keepNext/>
      </w:pPr>
      <w:r w:rsidRPr="00775820">
        <w:rPr>
          <w:noProof/>
        </w:rPr>
        <w:drawing>
          <wp:inline distT="0" distB="0" distL="0" distR="0" wp14:anchorId="183C3A38" wp14:editId="30D62D00">
            <wp:extent cx="6400800" cy="1218565"/>
            <wp:effectExtent l="0" t="0" r="0" b="635"/>
            <wp:docPr id="1376444481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44481" name="Picture 6" descr="A screen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D54B" w14:textId="0D4CDD02" w:rsidR="00775820" w:rsidRDefault="0012047C" w:rsidP="0012047C">
      <w:pPr>
        <w:pStyle w:val="Caption"/>
        <w:jc w:val="center"/>
      </w:pPr>
      <w:bookmarkStart w:id="541" w:name="_Ref137026569"/>
      <w:bookmarkStart w:id="542" w:name="_Toc144126983"/>
      <w:r>
        <w:t xml:space="preserve">Figure </w:t>
      </w:r>
      <w:fldSimple w:instr=" SEQ Figure \* ARABIC ">
        <w:ins w:id="543" w:author="Robert Macomber" w:date="2023-08-28T14:53:00Z">
          <w:r w:rsidR="00CC05BE">
            <w:rPr>
              <w:noProof/>
            </w:rPr>
            <w:t>12</w:t>
          </w:r>
        </w:ins>
        <w:del w:id="544" w:author="Robert Macomber" w:date="2023-08-28T14:53:00Z">
          <w:r w:rsidR="009759C0" w:rsidDel="00CC05BE">
            <w:rPr>
              <w:noProof/>
            </w:rPr>
            <w:delText>11</w:delText>
          </w:r>
        </w:del>
      </w:fldSimple>
      <w:bookmarkEnd w:id="541"/>
      <w:r>
        <w:t>: NVM ACCESS registers</w:t>
      </w:r>
      <w:r w:rsidR="00995466">
        <w:rPr>
          <w:rStyle w:val="FootnoteReference"/>
        </w:rPr>
        <w:footnoteReference w:id="6"/>
      </w:r>
      <w:bookmarkEnd w:id="542"/>
    </w:p>
    <w:p w14:paraId="54C977E6" w14:textId="77777777" w:rsidR="004742D2" w:rsidRPr="004742D2" w:rsidRDefault="004742D2" w:rsidP="004742D2"/>
    <w:p w14:paraId="5D27DA52" w14:textId="59E1363B" w:rsidR="004742D2" w:rsidRDefault="004742D2" w:rsidP="004742D2">
      <w:pPr>
        <w:pStyle w:val="Caption"/>
        <w:keepNext/>
        <w:jc w:val="center"/>
      </w:pPr>
      <w:bookmarkStart w:id="545" w:name="_Ref137029362"/>
      <w:bookmarkStart w:id="546" w:name="_Toc137132980"/>
      <w:r>
        <w:t xml:space="preserve">Table </w:t>
      </w:r>
      <w:fldSimple w:instr=" SEQ Table \* ARABIC ">
        <w:r w:rsidR="009759C0">
          <w:rPr>
            <w:noProof/>
          </w:rPr>
          <w:t>5</w:t>
        </w:r>
      </w:fldSimple>
      <w:bookmarkEnd w:id="545"/>
      <w:r>
        <w:t>: OTP Read Modes</w:t>
      </w:r>
      <w:bookmarkEnd w:id="54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87"/>
        <w:gridCol w:w="776"/>
      </w:tblGrid>
      <w:tr w:rsidR="004742D2" w14:paraId="69F9CDEF" w14:textId="77777777" w:rsidTr="004030FA">
        <w:trPr>
          <w:jc w:val="center"/>
        </w:trPr>
        <w:tc>
          <w:tcPr>
            <w:tcW w:w="2887" w:type="dxa"/>
          </w:tcPr>
          <w:p w14:paraId="5CEF6C7B" w14:textId="77777777" w:rsidR="004742D2" w:rsidRDefault="004742D2" w:rsidP="004030FA">
            <w:pPr>
              <w:jc w:val="center"/>
            </w:pPr>
            <w:r>
              <w:t>OTP Read Mode</w:t>
            </w:r>
          </w:p>
        </w:tc>
        <w:tc>
          <w:tcPr>
            <w:tcW w:w="776" w:type="dxa"/>
          </w:tcPr>
          <w:p w14:paraId="68218BB7" w14:textId="77777777" w:rsidR="004742D2" w:rsidRDefault="004742D2" w:rsidP="004030FA">
            <w:pPr>
              <w:jc w:val="center"/>
            </w:pPr>
            <w:r>
              <w:t>PTM</w:t>
            </w:r>
          </w:p>
        </w:tc>
      </w:tr>
      <w:tr w:rsidR="004742D2" w14:paraId="00142D86" w14:textId="77777777" w:rsidTr="004030FA">
        <w:trPr>
          <w:jc w:val="center"/>
        </w:trPr>
        <w:tc>
          <w:tcPr>
            <w:tcW w:w="2887" w:type="dxa"/>
          </w:tcPr>
          <w:p w14:paraId="2F5E3D97" w14:textId="77777777" w:rsidR="004742D2" w:rsidRDefault="004742D2" w:rsidP="004030FA">
            <w:r>
              <w:t>Normal Read Access</w:t>
            </w:r>
          </w:p>
        </w:tc>
        <w:tc>
          <w:tcPr>
            <w:tcW w:w="776" w:type="dxa"/>
          </w:tcPr>
          <w:p w14:paraId="4D6D95AF" w14:textId="77777777" w:rsidR="004742D2" w:rsidRDefault="004742D2" w:rsidP="004030FA">
            <w:pPr>
              <w:jc w:val="center"/>
            </w:pPr>
            <w:r>
              <w:t>000b</w:t>
            </w:r>
          </w:p>
        </w:tc>
      </w:tr>
      <w:tr w:rsidR="004742D2" w14:paraId="1B764CA8" w14:textId="77777777" w:rsidTr="004030FA">
        <w:trPr>
          <w:jc w:val="center"/>
        </w:trPr>
        <w:tc>
          <w:tcPr>
            <w:tcW w:w="2887" w:type="dxa"/>
          </w:tcPr>
          <w:p w14:paraId="21232414" w14:textId="77777777" w:rsidR="004742D2" w:rsidRDefault="004742D2" w:rsidP="004030FA">
            <w:r>
              <w:t>Margin-1 Read Mode</w:t>
            </w:r>
          </w:p>
        </w:tc>
        <w:tc>
          <w:tcPr>
            <w:tcW w:w="776" w:type="dxa"/>
          </w:tcPr>
          <w:p w14:paraId="5C2BE829" w14:textId="77777777" w:rsidR="004742D2" w:rsidRDefault="004742D2" w:rsidP="004030FA">
            <w:pPr>
              <w:jc w:val="center"/>
            </w:pPr>
            <w:r>
              <w:t>110b</w:t>
            </w:r>
          </w:p>
        </w:tc>
      </w:tr>
      <w:tr w:rsidR="004742D2" w14:paraId="68403D4A" w14:textId="77777777" w:rsidTr="004030FA">
        <w:trPr>
          <w:jc w:val="center"/>
        </w:trPr>
        <w:tc>
          <w:tcPr>
            <w:tcW w:w="2887" w:type="dxa"/>
          </w:tcPr>
          <w:p w14:paraId="246781C1" w14:textId="77777777" w:rsidR="004742D2" w:rsidRDefault="004742D2" w:rsidP="004030FA">
            <w:r>
              <w:t>Margin-2 Read Mode</w:t>
            </w:r>
          </w:p>
        </w:tc>
        <w:tc>
          <w:tcPr>
            <w:tcW w:w="776" w:type="dxa"/>
          </w:tcPr>
          <w:p w14:paraId="31E98FD9" w14:textId="77777777" w:rsidR="004742D2" w:rsidRDefault="004742D2" w:rsidP="004030FA">
            <w:pPr>
              <w:jc w:val="center"/>
            </w:pPr>
            <w:r>
              <w:t>111b</w:t>
            </w:r>
          </w:p>
        </w:tc>
      </w:tr>
      <w:tr w:rsidR="004742D2" w14:paraId="7EEBFCCE" w14:textId="77777777" w:rsidTr="004030FA">
        <w:trPr>
          <w:jc w:val="center"/>
        </w:trPr>
        <w:tc>
          <w:tcPr>
            <w:tcW w:w="2887" w:type="dxa"/>
          </w:tcPr>
          <w:p w14:paraId="037C2856" w14:textId="77777777" w:rsidR="004742D2" w:rsidRDefault="004742D2" w:rsidP="004030FA">
            <w:r>
              <w:t>Off State Margin Read Mode</w:t>
            </w:r>
          </w:p>
        </w:tc>
        <w:tc>
          <w:tcPr>
            <w:tcW w:w="776" w:type="dxa"/>
          </w:tcPr>
          <w:p w14:paraId="4D2426A9" w14:textId="77777777" w:rsidR="004742D2" w:rsidRDefault="004742D2" w:rsidP="004030FA">
            <w:pPr>
              <w:jc w:val="center"/>
            </w:pPr>
            <w:r>
              <w:t>101b</w:t>
            </w:r>
          </w:p>
        </w:tc>
      </w:tr>
    </w:tbl>
    <w:p w14:paraId="3E4E5BC1" w14:textId="5009A352" w:rsidR="004742D2" w:rsidRDefault="004742D2" w:rsidP="004742D2"/>
    <w:p w14:paraId="690BEBC9" w14:textId="3B655BAC" w:rsidR="004742D2" w:rsidRDefault="004742D2" w:rsidP="004742D2">
      <w:pPr>
        <w:pStyle w:val="Caption"/>
        <w:keepNext/>
        <w:jc w:val="center"/>
      </w:pPr>
      <w:bookmarkStart w:id="547" w:name="_Toc137132981"/>
      <w:r>
        <w:t xml:space="preserve">Table </w:t>
      </w:r>
      <w:fldSimple w:instr=" SEQ Table \* ARABIC ">
        <w:r w:rsidR="009759C0">
          <w:rPr>
            <w:noProof/>
          </w:rPr>
          <w:t>6</w:t>
        </w:r>
      </w:fldSimple>
      <w:r>
        <w:t>: NVM SIZE Field</w:t>
      </w:r>
      <w:bookmarkEnd w:id="54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900"/>
      </w:tblGrid>
      <w:tr w:rsidR="004742D2" w14:paraId="55467EFF" w14:textId="77777777" w:rsidTr="004742D2">
        <w:trPr>
          <w:jc w:val="center"/>
        </w:trPr>
        <w:tc>
          <w:tcPr>
            <w:tcW w:w="895" w:type="dxa"/>
          </w:tcPr>
          <w:p w14:paraId="445F8D9F" w14:textId="23CFBB1A" w:rsidR="004742D2" w:rsidRDefault="004742D2" w:rsidP="004742D2">
            <w:pPr>
              <w:jc w:val="center"/>
            </w:pPr>
            <w:r>
              <w:t>SIZE Field</w:t>
            </w:r>
          </w:p>
        </w:tc>
        <w:tc>
          <w:tcPr>
            <w:tcW w:w="900" w:type="dxa"/>
          </w:tcPr>
          <w:p w14:paraId="20C8E002" w14:textId="650E470F" w:rsidR="004742D2" w:rsidRDefault="004742D2" w:rsidP="004742D2">
            <w:pPr>
              <w:jc w:val="center"/>
            </w:pPr>
            <w:r>
              <w:t>OTP Bytes</w:t>
            </w:r>
          </w:p>
        </w:tc>
      </w:tr>
      <w:tr w:rsidR="004742D2" w14:paraId="02167FF5" w14:textId="77777777" w:rsidTr="004742D2">
        <w:trPr>
          <w:jc w:val="center"/>
        </w:trPr>
        <w:tc>
          <w:tcPr>
            <w:tcW w:w="895" w:type="dxa"/>
          </w:tcPr>
          <w:p w14:paraId="0C82E76A" w14:textId="124BF1C7" w:rsidR="004742D2" w:rsidRDefault="004742D2" w:rsidP="004742D2">
            <w:pPr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14F47AC4" w14:textId="0194CBEB" w:rsidR="004742D2" w:rsidRDefault="004742D2" w:rsidP="004742D2">
            <w:pPr>
              <w:jc w:val="center"/>
            </w:pPr>
            <w:r>
              <w:t>1</w:t>
            </w:r>
          </w:p>
        </w:tc>
      </w:tr>
      <w:tr w:rsidR="004742D2" w14:paraId="333143CF" w14:textId="77777777" w:rsidTr="004742D2">
        <w:trPr>
          <w:jc w:val="center"/>
        </w:trPr>
        <w:tc>
          <w:tcPr>
            <w:tcW w:w="895" w:type="dxa"/>
          </w:tcPr>
          <w:p w14:paraId="343789CF" w14:textId="06872189" w:rsidR="004742D2" w:rsidRDefault="004742D2" w:rsidP="004742D2">
            <w:pPr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51AE9FB2" w14:textId="17C87DF5" w:rsidR="004742D2" w:rsidRDefault="004742D2" w:rsidP="004742D2">
            <w:pPr>
              <w:jc w:val="center"/>
            </w:pPr>
            <w:r>
              <w:t>2</w:t>
            </w:r>
          </w:p>
        </w:tc>
      </w:tr>
      <w:tr w:rsidR="004742D2" w14:paraId="7E3BA3B5" w14:textId="77777777" w:rsidTr="004742D2">
        <w:trPr>
          <w:jc w:val="center"/>
        </w:trPr>
        <w:tc>
          <w:tcPr>
            <w:tcW w:w="895" w:type="dxa"/>
          </w:tcPr>
          <w:p w14:paraId="0403355E" w14:textId="091E27C4" w:rsidR="004742D2" w:rsidRDefault="004742D2" w:rsidP="004742D2">
            <w:pPr>
              <w:jc w:val="center"/>
            </w:pPr>
            <w:r>
              <w:t>2</w:t>
            </w:r>
          </w:p>
        </w:tc>
        <w:tc>
          <w:tcPr>
            <w:tcW w:w="900" w:type="dxa"/>
          </w:tcPr>
          <w:p w14:paraId="0A231079" w14:textId="1A0DA03A" w:rsidR="004742D2" w:rsidRDefault="004742D2" w:rsidP="004742D2">
            <w:pPr>
              <w:jc w:val="center"/>
            </w:pPr>
            <w:r>
              <w:t>4</w:t>
            </w:r>
          </w:p>
        </w:tc>
      </w:tr>
      <w:tr w:rsidR="004742D2" w14:paraId="293AD9FA" w14:textId="77777777" w:rsidTr="004742D2">
        <w:trPr>
          <w:jc w:val="center"/>
        </w:trPr>
        <w:tc>
          <w:tcPr>
            <w:tcW w:w="895" w:type="dxa"/>
          </w:tcPr>
          <w:p w14:paraId="510447F8" w14:textId="64E83702" w:rsidR="004742D2" w:rsidRDefault="004742D2" w:rsidP="004742D2">
            <w:pPr>
              <w:jc w:val="center"/>
            </w:pPr>
            <w:r>
              <w:t>3</w:t>
            </w:r>
          </w:p>
        </w:tc>
        <w:tc>
          <w:tcPr>
            <w:tcW w:w="900" w:type="dxa"/>
          </w:tcPr>
          <w:p w14:paraId="2C49E09E" w14:textId="3B933965" w:rsidR="004742D2" w:rsidRDefault="004742D2" w:rsidP="004742D2">
            <w:pPr>
              <w:jc w:val="center"/>
            </w:pPr>
            <w:r>
              <w:t>8</w:t>
            </w:r>
          </w:p>
        </w:tc>
      </w:tr>
    </w:tbl>
    <w:p w14:paraId="1CCB68CB" w14:textId="77777777" w:rsidR="004742D2" w:rsidRDefault="004742D2" w:rsidP="004742D2"/>
    <w:p w14:paraId="09D75FC9" w14:textId="77777777" w:rsidR="004742D2" w:rsidRDefault="004742D2" w:rsidP="001906F0"/>
    <w:p w14:paraId="709B205E" w14:textId="77777777" w:rsidR="004742D2" w:rsidRDefault="004742D2" w:rsidP="001906F0"/>
    <w:p w14:paraId="5D4E635E" w14:textId="26825246" w:rsidR="00775820" w:rsidRDefault="0012047C" w:rsidP="001906F0">
      <w:r>
        <w:lastRenderedPageBreak/>
        <w:t xml:space="preserve">The following sections show steps for </w:t>
      </w:r>
      <w:r w:rsidR="00370DA5">
        <w:t>OTP memory access.</w:t>
      </w:r>
    </w:p>
    <w:p w14:paraId="0E975D9A" w14:textId="77777777" w:rsidR="00775820" w:rsidRDefault="00775820" w:rsidP="001906F0"/>
    <w:p w14:paraId="45606A7A" w14:textId="3FADA3FB" w:rsidR="001906F0" w:rsidRDefault="001906F0" w:rsidP="009C3F30">
      <w:pPr>
        <w:pStyle w:val="Heading2"/>
      </w:pPr>
      <w:bookmarkStart w:id="548" w:name="_Toc144120387"/>
      <w:r>
        <w:t>Reload</w:t>
      </w:r>
      <w:r w:rsidR="006B0A8A">
        <w:t xml:space="preserve"> Shadow Registers</w:t>
      </w:r>
      <w:bookmarkEnd w:id="548"/>
    </w:p>
    <w:p w14:paraId="0378BB24" w14:textId="5700DA07" w:rsidR="0045074B" w:rsidRPr="0045074B" w:rsidRDefault="0045074B" w:rsidP="0045074B">
      <w:r>
        <w:t>The shadow registers may be refreshed from OTP memory on demand by performing the following steps:</w:t>
      </w:r>
    </w:p>
    <w:p w14:paraId="6E913FC3" w14:textId="18D7CF41" w:rsidR="001906F0" w:rsidRDefault="001906F0" w:rsidP="001906F0">
      <w:pPr>
        <w:pStyle w:val="ListParagraph"/>
        <w:numPr>
          <w:ilvl w:val="0"/>
          <w:numId w:val="16"/>
        </w:numPr>
      </w:pPr>
      <w:r>
        <w:t xml:space="preserve">Set the </w:t>
      </w:r>
      <w:r w:rsidRPr="00370DA5">
        <w:rPr>
          <w:rFonts w:ascii="Consolas" w:hAnsi="Consolas"/>
        </w:rPr>
        <w:t>NVM_CMD.RELOAD_CMD</w:t>
      </w:r>
      <w:r>
        <w:t xml:space="preserve"> bit to 1.  This will start a reload of the shadow registers from OTP.  When the reload operation completes the </w:t>
      </w:r>
      <w:r w:rsidRPr="00370DA5">
        <w:rPr>
          <w:rFonts w:ascii="Consolas" w:hAnsi="Consolas"/>
        </w:rPr>
        <w:t>NVM_STATUS.RELOAD_DONE</w:t>
      </w:r>
      <w:r>
        <w:t xml:space="preserve"> bit will go high.</w:t>
      </w:r>
    </w:p>
    <w:p w14:paraId="2A36A750" w14:textId="19489E18" w:rsidR="001906F0" w:rsidRDefault="001906F0" w:rsidP="001906F0">
      <w:pPr>
        <w:pStyle w:val="ListParagraph"/>
        <w:numPr>
          <w:ilvl w:val="0"/>
          <w:numId w:val="16"/>
        </w:numPr>
      </w:pPr>
      <w:r>
        <w:t xml:space="preserve">Clear the </w:t>
      </w:r>
      <w:r w:rsidRPr="00370DA5">
        <w:rPr>
          <w:rFonts w:ascii="Consolas" w:hAnsi="Consolas"/>
        </w:rPr>
        <w:t>NVM_CMD.RELOAD_CMD</w:t>
      </w:r>
      <w:r>
        <w:t xml:space="preserve"> bit to 0.  This handshake permits the NVM state machine to return</w:t>
      </w:r>
      <w:r w:rsidR="00370DA5">
        <w:t xml:space="preserve"> to the IDLE state, where i</w:t>
      </w:r>
      <w:ins w:id="549" w:author="Robert Macomber" w:date="2023-08-28T16:01:00Z">
        <w:r w:rsidR="00693C9A">
          <w:t>t</w:t>
        </w:r>
      </w:ins>
      <w:del w:id="550" w:author="Robert Macomber" w:date="2023-08-28T16:01:00Z">
        <w:r w:rsidR="00370DA5" w:rsidDel="00693C9A">
          <w:delText>s</w:delText>
        </w:r>
      </w:del>
      <w:r w:rsidR="00370DA5">
        <w:t xml:space="preserve"> can then recognize</w:t>
      </w:r>
      <w:del w:id="551" w:author="Robert Macomber" w:date="2023-08-28T16:01:00Z">
        <w:r w:rsidR="00370DA5" w:rsidDel="00693C9A">
          <w:delText>d</w:delText>
        </w:r>
      </w:del>
      <w:r w:rsidR="00370DA5">
        <w:t xml:space="preserve"> subsequent OTP access commands.</w:t>
      </w:r>
    </w:p>
    <w:p w14:paraId="3FEEEDD7" w14:textId="671E9D9E" w:rsidR="00370DA5" w:rsidRDefault="00370DA5" w:rsidP="006B0A8A">
      <w:r>
        <w:t xml:space="preserve">The </w:t>
      </w:r>
      <w:r w:rsidRPr="00370DA5">
        <w:rPr>
          <w:rFonts w:ascii="Consolas" w:hAnsi="Consolas"/>
        </w:rPr>
        <w:t>NVM_STATUS</w:t>
      </w:r>
      <w:r>
        <w:t xml:space="preserve"> register provide</w:t>
      </w:r>
      <w:ins w:id="552" w:author="Robert Macomber" w:date="2023-08-28T16:01:00Z">
        <w:r w:rsidR="000F2575">
          <w:t>s</w:t>
        </w:r>
      </w:ins>
      <w:r>
        <w:t xml:space="preserve"> feedback on the completed reload operation.</w:t>
      </w:r>
    </w:p>
    <w:p w14:paraId="4B0522F0" w14:textId="77777777" w:rsidR="00370DA5" w:rsidRDefault="006B0A8A" w:rsidP="00370DA5">
      <w:pPr>
        <w:pStyle w:val="ListParagraph"/>
        <w:numPr>
          <w:ilvl w:val="0"/>
          <w:numId w:val="20"/>
        </w:numPr>
      </w:pPr>
      <w:r>
        <w:t xml:space="preserve">The </w:t>
      </w:r>
      <w:r w:rsidRPr="00370DA5">
        <w:rPr>
          <w:rFonts w:ascii="Consolas" w:hAnsi="Consolas"/>
        </w:rPr>
        <w:t>NVM_STATUS.LOAD_ERR</w:t>
      </w:r>
      <w:r>
        <w:t xml:space="preserve"> bit indicates if the reload operation was successful.</w:t>
      </w:r>
    </w:p>
    <w:p w14:paraId="4CE29B55" w14:textId="77777777" w:rsidR="00370DA5" w:rsidRDefault="006B0A8A" w:rsidP="00370DA5">
      <w:pPr>
        <w:pStyle w:val="ListParagraph"/>
        <w:numPr>
          <w:ilvl w:val="0"/>
          <w:numId w:val="20"/>
        </w:numPr>
      </w:pPr>
      <w:r>
        <w:t xml:space="preserve">The </w:t>
      </w:r>
      <w:r w:rsidRPr="00370DA5">
        <w:rPr>
          <w:rFonts w:ascii="Consolas" w:hAnsi="Consolas"/>
        </w:rPr>
        <w:t>NVM_STATUS.LOAD_PAGE</w:t>
      </w:r>
      <w:r>
        <w:t xml:space="preserve"> field tells which of the three OTP pages was loaded into the shadow registers.</w:t>
      </w:r>
    </w:p>
    <w:p w14:paraId="141AF6B1" w14:textId="38DE7B9F" w:rsidR="006B0A8A" w:rsidRDefault="006B0A8A" w:rsidP="00370DA5">
      <w:pPr>
        <w:pStyle w:val="ListParagraph"/>
        <w:numPr>
          <w:ilvl w:val="0"/>
          <w:numId w:val="20"/>
        </w:numPr>
      </w:pPr>
      <w:r>
        <w:t xml:space="preserve">The </w:t>
      </w:r>
      <w:r w:rsidRPr="00370DA5">
        <w:rPr>
          <w:rFonts w:ascii="Consolas" w:hAnsi="Consolas"/>
        </w:rPr>
        <w:t>NVM_STATUS.DBE</w:t>
      </w:r>
      <w:r>
        <w:t xml:space="preserve"> and </w:t>
      </w:r>
      <w:r w:rsidRPr="00370DA5">
        <w:rPr>
          <w:rFonts w:ascii="Consolas" w:hAnsi="Consolas"/>
        </w:rPr>
        <w:t>NVM_STATUS.SBE</w:t>
      </w:r>
      <w:r>
        <w:t xml:space="preserve"> bits indicate if there were any ECC errors during the reload operation.</w:t>
      </w:r>
      <w:r w:rsidR="00370DA5">
        <w:t xml:space="preserve">  The </w:t>
      </w:r>
      <w:r w:rsidR="00370DA5" w:rsidRPr="002E4238">
        <w:rPr>
          <w:rFonts w:ascii="Consolas" w:hAnsi="Consolas"/>
        </w:rPr>
        <w:t>SBE</w:t>
      </w:r>
      <w:r w:rsidR="00370DA5">
        <w:t xml:space="preserve"> bit will be 1 when a correctable, single-bit error is encountered.</w:t>
      </w:r>
      <w:r w:rsidR="002E4238">
        <w:t xml:space="preserve">  The </w:t>
      </w:r>
      <w:r w:rsidR="002E4238" w:rsidRPr="002E4238">
        <w:rPr>
          <w:rFonts w:ascii="Consolas" w:hAnsi="Consolas"/>
        </w:rPr>
        <w:t>DBE</w:t>
      </w:r>
      <w:r w:rsidR="002E4238">
        <w:t xml:space="preserve"> bit will be 1 when an uncorrectable, dual-bit error occurs.  ECC checking/correction is done on each of the five 64-bit blocks, so it is possible for both </w:t>
      </w:r>
      <w:r w:rsidR="002E4238" w:rsidRPr="002E4238">
        <w:rPr>
          <w:rFonts w:ascii="Consolas" w:hAnsi="Consolas"/>
        </w:rPr>
        <w:t>SBE</w:t>
      </w:r>
      <w:r w:rsidR="002E4238">
        <w:t xml:space="preserve"> and </w:t>
      </w:r>
      <w:r w:rsidR="002E4238" w:rsidRPr="002E4238">
        <w:rPr>
          <w:rFonts w:ascii="Consolas" w:hAnsi="Consolas"/>
        </w:rPr>
        <w:t>DBE</w:t>
      </w:r>
      <w:r w:rsidR="002E4238">
        <w:t xml:space="preserve"> to be set to 1.</w:t>
      </w:r>
    </w:p>
    <w:p w14:paraId="5BEFA08E" w14:textId="5C46A333" w:rsidR="00370DA5" w:rsidRDefault="00370DA5" w:rsidP="00370DA5">
      <w:pPr>
        <w:rPr>
          <w:ins w:id="553" w:author="Robert Macomber" w:date="2023-08-28T15:59:00Z"/>
        </w:rPr>
      </w:pPr>
      <w:r>
        <w:t>With a fresh, unprogrammed device no valid page will be found.  In this case the LOAD_ERR bit is expected to be 1 and the LOAD_PAGE field is expected to be 2.</w:t>
      </w:r>
    </w:p>
    <w:p w14:paraId="465B9F71" w14:textId="341C96C3" w:rsidR="000F2575" w:rsidRDefault="000F2575" w:rsidP="00370DA5">
      <w:ins w:id="554" w:author="Robert Macomber" w:date="2023-08-28T15:59:00Z">
        <w:r>
          <w:t>Also, a</w:t>
        </w:r>
      </w:ins>
      <w:ins w:id="555" w:author="Robert Macomber" w:date="2023-08-28T16:01:00Z">
        <w:r>
          <w:t>n</w:t>
        </w:r>
      </w:ins>
      <w:ins w:id="556" w:author="Robert Macomber" w:date="2023-08-28T15:59:00Z">
        <w:r>
          <w:t xml:space="preserve"> </w:t>
        </w:r>
      </w:ins>
      <w:ins w:id="557" w:author="Robert Macomber" w:date="2023-08-28T16:01:00Z">
        <w:r>
          <w:t xml:space="preserve">alternative </w:t>
        </w:r>
      </w:ins>
      <w:ins w:id="558" w:author="Robert Macomber" w:date="2023-08-28T15:59:00Z">
        <w:r>
          <w:t>starting page may be specifie</w:t>
        </w:r>
      </w:ins>
      <w:ins w:id="559" w:author="Robert Macomber" w:date="2023-08-28T16:00:00Z">
        <w:r>
          <w:t>d in NVM_CMD.START_PAGE.</w:t>
        </w:r>
      </w:ins>
    </w:p>
    <w:p w14:paraId="1CEFB2E5" w14:textId="673F98F8" w:rsidR="002E4238" w:rsidRDefault="002E4238" w:rsidP="002E4238">
      <w:pPr>
        <w:pStyle w:val="Heading3"/>
      </w:pPr>
      <w:bookmarkStart w:id="560" w:name="_Toc144120388"/>
      <w:r>
        <w:t>Reload Test Options</w:t>
      </w:r>
      <w:bookmarkEnd w:id="560"/>
    </w:p>
    <w:p w14:paraId="0DDC520A" w14:textId="5D0B4715" w:rsidR="002E4238" w:rsidRDefault="002E4238" w:rsidP="002E4238">
      <w:r>
        <w:t xml:space="preserve">The reload operation performs a series of OTP reads.  Each OTP read can be made to use an alternative read mode.  </w:t>
      </w:r>
      <w:r w:rsidR="00086C52">
        <w:t xml:space="preserve">The </w:t>
      </w:r>
      <w:r w:rsidR="00086C52" w:rsidRPr="00086C52">
        <w:rPr>
          <w:rFonts w:ascii="Consolas" w:hAnsi="Consolas"/>
        </w:rPr>
        <w:t>OTP_CTRL0.PTM</w:t>
      </w:r>
      <w:r w:rsidR="00086C52">
        <w:t xml:space="preserve"> field enables these alternative modes.  Refer to </w:t>
      </w:r>
      <w:r w:rsidR="00086C52">
        <w:fldChar w:fldCharType="begin"/>
      </w:r>
      <w:r w:rsidR="00086C52">
        <w:instrText xml:space="preserve"> REF _Ref137029362 \h </w:instrText>
      </w:r>
      <w:r w:rsidR="00086C52">
        <w:fldChar w:fldCharType="separate"/>
      </w:r>
      <w:r w:rsidR="009759C0">
        <w:t xml:space="preserve">Table </w:t>
      </w:r>
      <w:r w:rsidR="009759C0">
        <w:rPr>
          <w:noProof/>
        </w:rPr>
        <w:t>5</w:t>
      </w:r>
      <w:r w:rsidR="00086C52">
        <w:fldChar w:fldCharType="end"/>
      </w:r>
      <w:r w:rsidR="00086C52">
        <w:t xml:space="preserve"> for a list of the OTP read options.</w:t>
      </w:r>
    </w:p>
    <w:p w14:paraId="11E9A04E" w14:textId="375D3ED1" w:rsidR="006B0A8A" w:rsidRDefault="00086C52" w:rsidP="006B0A8A">
      <w:r>
        <w:t xml:space="preserve">The entire reload operation can made to </w:t>
      </w:r>
      <w:del w:id="561" w:author="Robert Macomber" w:date="2023-08-28T16:02:00Z">
        <w:r w:rsidDel="00693C9A">
          <w:delText xml:space="preserve">automatically </w:delText>
        </w:r>
      </w:del>
      <w:ins w:id="562" w:author="Robert Macomber" w:date="2023-08-28T16:02:00Z">
        <w:r w:rsidR="00693C9A">
          <w:t xml:space="preserve">continuously </w:t>
        </w:r>
      </w:ins>
      <w:r>
        <w:t xml:space="preserve">repeat by setting the </w:t>
      </w:r>
      <w:r w:rsidRPr="00086C52">
        <w:rPr>
          <w:rFonts w:ascii="Consolas" w:hAnsi="Consolas"/>
        </w:rPr>
        <w:t>NVM_CMD.LOOP</w:t>
      </w:r>
      <w:r>
        <w:t xml:space="preserve"> bit to 1.  This may be useful when making current measurements.  Vader will keep reloading the shadow registers until the </w:t>
      </w:r>
      <w:r w:rsidRPr="00086C52">
        <w:rPr>
          <w:rFonts w:ascii="Consolas" w:hAnsi="Consolas"/>
        </w:rPr>
        <w:t>LOOP</w:t>
      </w:r>
      <w:r>
        <w:t xml:space="preserve"> bit is cleared.</w:t>
      </w:r>
    </w:p>
    <w:p w14:paraId="7F95D9B8" w14:textId="595CC580" w:rsidR="006B0A8A" w:rsidRDefault="006B0A8A" w:rsidP="009C3F30">
      <w:pPr>
        <w:pStyle w:val="Heading2"/>
      </w:pPr>
      <w:bookmarkStart w:id="563" w:name="_Toc144120389"/>
      <w:r>
        <w:t>Read OTP Memory</w:t>
      </w:r>
      <w:bookmarkEnd w:id="563"/>
    </w:p>
    <w:p w14:paraId="5711B210" w14:textId="44DDAC62" w:rsidR="006B0A8A" w:rsidRDefault="006B0A8A" w:rsidP="006B0A8A">
      <w:r>
        <w:t xml:space="preserve">The OTP memory can be read without affecting the shadow registers.  The </w:t>
      </w:r>
      <w:r w:rsidRPr="00E53472">
        <w:rPr>
          <w:rFonts w:ascii="Consolas" w:hAnsi="Consolas"/>
        </w:rPr>
        <w:t>NVM_CMD.READ_CMD</w:t>
      </w:r>
      <w:r>
        <w:t xml:space="preserve"> bit is used to kick off an OTP read operation.  The OTP memory is read into a 64-bit buffer. </w:t>
      </w:r>
      <w:r w:rsidR="00E665F5">
        <w:t xml:space="preserve"> The 64-bit buffer is accessible via the </w:t>
      </w:r>
      <w:r w:rsidR="00E665F5" w:rsidRPr="00E53472">
        <w:rPr>
          <w:rFonts w:ascii="Consolas" w:hAnsi="Consolas"/>
        </w:rPr>
        <w:t>NVM_DATA*</w:t>
      </w:r>
      <w:r w:rsidR="00E665F5">
        <w:t xml:space="preserve"> registers. </w:t>
      </w:r>
      <w:r>
        <w:t xml:space="preserve"> A single read operation can access 8, 16, 32 or 64 bits, depending upon the </w:t>
      </w:r>
      <w:r w:rsidRPr="00E53472">
        <w:rPr>
          <w:rFonts w:ascii="Consolas" w:hAnsi="Consolas"/>
        </w:rPr>
        <w:t>NVM_CTRL.SIZE</w:t>
      </w:r>
      <w:r>
        <w:t xml:space="preserve"> setting.  The </w:t>
      </w:r>
      <w:r w:rsidRPr="00E53472">
        <w:rPr>
          <w:rFonts w:ascii="Consolas" w:hAnsi="Consolas"/>
        </w:rPr>
        <w:t>NVM_ADDR</w:t>
      </w:r>
      <w:r>
        <w:t xml:space="preserve"> register points to the location in OTP memory to read.  Reads are done along natural boundaries, again depending upon the </w:t>
      </w:r>
      <w:r w:rsidRPr="00E53472">
        <w:rPr>
          <w:rFonts w:ascii="Consolas" w:hAnsi="Consolas"/>
        </w:rPr>
        <w:t>NVM_CTRL.SIZE</w:t>
      </w:r>
      <w:r>
        <w:t xml:space="preserve"> setting.  After the read operation the </w:t>
      </w:r>
      <w:r w:rsidR="00E665F5" w:rsidRPr="00E665F5">
        <w:rPr>
          <w:rFonts w:ascii="Consolas" w:hAnsi="Consolas"/>
        </w:rPr>
        <w:t>NVM_DATA*</w:t>
      </w:r>
      <w:r w:rsidR="00E665F5">
        <w:t xml:space="preserve"> registers will contain the OTP data.</w:t>
      </w:r>
    </w:p>
    <w:p w14:paraId="28DD8748" w14:textId="6EA17A5B" w:rsidR="00DE479A" w:rsidRDefault="00DE479A" w:rsidP="00DE479A">
      <w:pPr>
        <w:pStyle w:val="ListParagraph"/>
        <w:numPr>
          <w:ilvl w:val="0"/>
          <w:numId w:val="17"/>
        </w:numPr>
      </w:pPr>
      <w:r>
        <w:lastRenderedPageBreak/>
        <w:t xml:space="preserve">Write the OTP address to the </w:t>
      </w:r>
      <w:r w:rsidRPr="00E53472">
        <w:rPr>
          <w:rFonts w:ascii="Consolas" w:hAnsi="Consolas"/>
        </w:rPr>
        <w:t>NVM_ADDR</w:t>
      </w:r>
      <w:r>
        <w:t xml:space="preserve"> register</w:t>
      </w:r>
      <w:r w:rsidR="00E5472B">
        <w:t>.</w:t>
      </w:r>
    </w:p>
    <w:p w14:paraId="0BA8FD68" w14:textId="3F2AF90F" w:rsidR="00DE479A" w:rsidRDefault="00DE479A" w:rsidP="00DE479A">
      <w:pPr>
        <w:pStyle w:val="ListParagraph"/>
        <w:numPr>
          <w:ilvl w:val="0"/>
          <w:numId w:val="17"/>
        </w:numPr>
      </w:pPr>
      <w:r>
        <w:t xml:space="preserve">Write the access size to the </w:t>
      </w:r>
      <w:r w:rsidRPr="00E53472">
        <w:rPr>
          <w:rFonts w:ascii="Consolas" w:hAnsi="Consolas"/>
        </w:rPr>
        <w:t>NVM_CTRL.SIZE</w:t>
      </w:r>
      <w:r>
        <w:t xml:space="preserve"> register field</w:t>
      </w:r>
      <w:r w:rsidR="00E5472B">
        <w:t>.</w:t>
      </w:r>
    </w:p>
    <w:p w14:paraId="47D4F3BC" w14:textId="19467609" w:rsidR="00DE479A" w:rsidRDefault="00DE479A" w:rsidP="00DE479A">
      <w:pPr>
        <w:pStyle w:val="ListParagraph"/>
        <w:numPr>
          <w:ilvl w:val="0"/>
          <w:numId w:val="17"/>
        </w:numPr>
      </w:pPr>
      <w:r>
        <w:t xml:space="preserve">Set the </w:t>
      </w:r>
      <w:r w:rsidRPr="00E53472">
        <w:rPr>
          <w:rFonts w:ascii="Consolas" w:hAnsi="Consolas"/>
        </w:rPr>
        <w:t>NVM_CMD.READ_CMD</w:t>
      </w:r>
      <w:r>
        <w:t xml:space="preserve"> bit to 1</w:t>
      </w:r>
      <w:r w:rsidR="00E5472B">
        <w:t>.</w:t>
      </w:r>
    </w:p>
    <w:p w14:paraId="4902F40C" w14:textId="68301FF2" w:rsidR="00DE479A" w:rsidRDefault="00DE479A" w:rsidP="00DE479A">
      <w:pPr>
        <w:pStyle w:val="ListParagraph"/>
        <w:numPr>
          <w:ilvl w:val="0"/>
          <w:numId w:val="17"/>
        </w:numPr>
      </w:pPr>
      <w:r>
        <w:t xml:space="preserve">Wait for the </w:t>
      </w:r>
      <w:r w:rsidRPr="00E53472">
        <w:rPr>
          <w:rFonts w:ascii="Consolas" w:hAnsi="Consolas"/>
        </w:rPr>
        <w:t>NVM_STATUS.READ_DONE</w:t>
      </w:r>
      <w:r>
        <w:t xml:space="preserve"> bit to go high</w:t>
      </w:r>
      <w:r w:rsidR="00E5472B">
        <w:t>.</w:t>
      </w:r>
    </w:p>
    <w:p w14:paraId="274BAE73" w14:textId="7D3B54C6" w:rsidR="00E5472B" w:rsidRDefault="00E5472B" w:rsidP="00DE479A">
      <w:pPr>
        <w:pStyle w:val="ListParagraph"/>
        <w:numPr>
          <w:ilvl w:val="0"/>
          <w:numId w:val="17"/>
        </w:numPr>
      </w:pPr>
      <w:r>
        <w:t xml:space="preserve">Clear the </w:t>
      </w:r>
      <w:r w:rsidRPr="00E53472">
        <w:rPr>
          <w:rFonts w:ascii="Consolas" w:hAnsi="Consolas"/>
        </w:rPr>
        <w:t>NVM_CMD.READ_CMD</w:t>
      </w:r>
      <w:r>
        <w:t xml:space="preserve"> bit to 0 to complete the handshake with the NVM state machine.</w:t>
      </w:r>
    </w:p>
    <w:p w14:paraId="3F3A30D0" w14:textId="5697F845" w:rsidR="00DE479A" w:rsidRDefault="00DE479A" w:rsidP="00DE479A">
      <w:pPr>
        <w:pStyle w:val="ListParagraph"/>
        <w:numPr>
          <w:ilvl w:val="0"/>
          <w:numId w:val="17"/>
        </w:numPr>
      </w:pPr>
      <w:r>
        <w:t xml:space="preserve">Read the </w:t>
      </w:r>
      <w:r w:rsidRPr="00E53472">
        <w:rPr>
          <w:rFonts w:ascii="Consolas" w:hAnsi="Consolas"/>
        </w:rPr>
        <w:t>NVM_DATA*</w:t>
      </w:r>
      <w:r>
        <w:t xml:space="preserve"> registers to access the 64-bit buffer data</w:t>
      </w:r>
      <w:r w:rsidR="00E5472B">
        <w:t>.</w:t>
      </w:r>
    </w:p>
    <w:p w14:paraId="1F1C5B7D" w14:textId="6CCABE01" w:rsidR="00E665F5" w:rsidRDefault="00E665F5" w:rsidP="00E665F5">
      <w:r>
        <w:t xml:space="preserve">Please note that ECC </w:t>
      </w:r>
      <w:r w:rsidR="007F065B">
        <w:t>error correction</w:t>
      </w:r>
      <w:r>
        <w:t xml:space="preserve"> is enabled when the </w:t>
      </w:r>
      <w:r w:rsidRPr="00E665F5">
        <w:rPr>
          <w:rFonts w:ascii="Consolas" w:hAnsi="Consolas"/>
        </w:rPr>
        <w:t>NVM_CTRL.ECC</w:t>
      </w:r>
      <w:r>
        <w:t xml:space="preserve"> bit is set to 1 and the </w:t>
      </w:r>
      <w:r w:rsidRPr="00E665F5">
        <w:rPr>
          <w:rFonts w:ascii="Consolas" w:hAnsi="Consolas"/>
        </w:rPr>
        <w:t>NVM_CTRL.SIZE</w:t>
      </w:r>
      <w:r>
        <w:t xml:space="preserve"> field is set to 11b.</w:t>
      </w:r>
    </w:p>
    <w:p w14:paraId="073B4177" w14:textId="6772BEB7" w:rsidR="00784F62" w:rsidRDefault="00784F62" w:rsidP="00784F62">
      <w:pPr>
        <w:pStyle w:val="Heading3"/>
      </w:pPr>
      <w:bookmarkStart w:id="564" w:name="_Toc144120390"/>
      <w:r>
        <w:t>Read</w:t>
      </w:r>
      <w:r w:rsidR="00086C52">
        <w:t xml:space="preserve"> </w:t>
      </w:r>
      <w:r w:rsidR="0029289B">
        <w:t xml:space="preserve">OTP </w:t>
      </w:r>
      <w:r>
        <w:t>Test Options</w:t>
      </w:r>
      <w:bookmarkEnd w:id="564"/>
    </w:p>
    <w:p w14:paraId="2A30A998" w14:textId="14826AD6" w:rsidR="00086C52" w:rsidRDefault="00086C52">
      <w:r>
        <w:t xml:space="preserve">Alternative read modes are available for testing the OTP.  The </w:t>
      </w:r>
      <w:r w:rsidRPr="00E53472">
        <w:rPr>
          <w:rFonts w:ascii="Consolas" w:hAnsi="Consolas"/>
        </w:rPr>
        <w:t>OTP_CTRL0.PTM</w:t>
      </w:r>
      <w:r>
        <w:t xml:space="preserve"> field enables these read options.</w:t>
      </w:r>
      <w:r>
        <w:rPr>
          <w:rStyle w:val="FootnoteReference"/>
        </w:rPr>
        <w:footnoteReference w:id="7"/>
      </w:r>
      <w:r>
        <w:t xml:space="preserve">  Refer to </w:t>
      </w:r>
      <w:r>
        <w:fldChar w:fldCharType="begin"/>
      </w:r>
      <w:r>
        <w:instrText xml:space="preserve"> REF _Ref137029362 \h </w:instrText>
      </w:r>
      <w:r>
        <w:fldChar w:fldCharType="separate"/>
      </w:r>
      <w:r w:rsidR="009759C0">
        <w:t xml:space="preserve">Table </w:t>
      </w:r>
      <w:r w:rsidR="009759C0">
        <w:rPr>
          <w:noProof/>
        </w:rPr>
        <w:t>5</w:t>
      </w:r>
      <w:r>
        <w:fldChar w:fldCharType="end"/>
      </w:r>
      <w:r>
        <w:t xml:space="preserve"> for a list of the read options.</w:t>
      </w:r>
    </w:p>
    <w:p w14:paraId="02C27430" w14:textId="15DE49FD" w:rsidR="004742D2" w:rsidRDefault="004742D2" w:rsidP="004742D2">
      <w:r>
        <w:t xml:space="preserve">The read operation can made to </w:t>
      </w:r>
      <w:del w:id="565" w:author="Robert Macomber" w:date="2023-08-28T16:03:00Z">
        <w:r w:rsidDel="00693C9A">
          <w:delText xml:space="preserve">automatically </w:delText>
        </w:r>
      </w:del>
      <w:ins w:id="566" w:author="Robert Macomber" w:date="2023-08-28T16:03:00Z">
        <w:r w:rsidR="00693C9A">
          <w:t xml:space="preserve">continuously </w:t>
        </w:r>
      </w:ins>
      <w:r>
        <w:t xml:space="preserve">repeat by setting the </w:t>
      </w:r>
      <w:r w:rsidRPr="00086C52">
        <w:rPr>
          <w:rFonts w:ascii="Consolas" w:hAnsi="Consolas"/>
        </w:rPr>
        <w:t>NVM_CMD.LOOP</w:t>
      </w:r>
      <w:r>
        <w:t xml:space="preserve"> bit to 1.  Vader will repeat the read operation until the LOOP bit is cleared.  Note that the repeated read operation may consist of multiple actual OTP reads, depending upon </w:t>
      </w:r>
      <w:r w:rsidRPr="00936DB7">
        <w:rPr>
          <w:rFonts w:ascii="Consolas" w:hAnsi="Consolas"/>
        </w:rPr>
        <w:t>NVM_CTRL.SIZE</w:t>
      </w:r>
      <w:r>
        <w:t>.</w:t>
      </w:r>
    </w:p>
    <w:p w14:paraId="6447E5F9" w14:textId="2A7DC2D6" w:rsidR="00086C52" w:rsidRPr="00936DB7" w:rsidRDefault="004742D2">
      <w:r>
        <w:t>The low</w:t>
      </w:r>
      <w:r w:rsidR="002529A5">
        <w:t>-</w:t>
      </w:r>
      <w:r>
        <w:t>level timing of the OTP read pulse (</w:t>
      </w:r>
      <w:r w:rsidRPr="00936DB7">
        <w:rPr>
          <w:rFonts w:ascii="Consolas" w:hAnsi="Consolas"/>
        </w:rPr>
        <w:t>PRD</w:t>
      </w:r>
      <w:r>
        <w:t xml:space="preserve"> signal) can be manually controlled via the </w:t>
      </w:r>
      <w:r w:rsidR="00936DB7" w:rsidRPr="00936DB7">
        <w:rPr>
          <w:rFonts w:ascii="Consolas" w:hAnsi="Consolas"/>
        </w:rPr>
        <w:t>OTP_CTRL0.TM_PRD</w:t>
      </w:r>
      <w:r w:rsidR="00936DB7">
        <w:t xml:space="preserve"> bit.</w:t>
      </w:r>
    </w:p>
    <w:p w14:paraId="61FFF36C" w14:textId="13D03851" w:rsidR="00DE479A" w:rsidRDefault="00DE479A" w:rsidP="009C3F30">
      <w:pPr>
        <w:pStyle w:val="Heading2"/>
      </w:pPr>
      <w:bookmarkStart w:id="567" w:name="_Toc144120391"/>
      <w:r>
        <w:t>Write OTP Memory</w:t>
      </w:r>
      <w:bookmarkEnd w:id="567"/>
    </w:p>
    <w:p w14:paraId="2342233D" w14:textId="7BDA44C4" w:rsidR="00DE479A" w:rsidRDefault="00DE479A" w:rsidP="00DE479A">
      <w:r>
        <w:t xml:space="preserve">Writing to OTP memory is typically only done once.  It also requires that the </w:t>
      </w:r>
      <w:r w:rsidR="00936DB7" w:rsidRPr="00936DB7">
        <w:rPr>
          <w:rFonts w:ascii="Consolas" w:hAnsi="Consolas"/>
        </w:rPr>
        <w:t>PGOOD</w:t>
      </w:r>
      <w:r>
        <w:t xml:space="preserve"> pin level is raised to 7.5V.</w:t>
      </w:r>
    </w:p>
    <w:p w14:paraId="43729C5B" w14:textId="7EC5E00E" w:rsidR="004637A2" w:rsidRDefault="004637A2" w:rsidP="004637A2">
      <w:pPr>
        <w:pStyle w:val="ListParagraph"/>
        <w:numPr>
          <w:ilvl w:val="0"/>
          <w:numId w:val="18"/>
        </w:numPr>
      </w:pPr>
      <w:r>
        <w:t xml:space="preserve">Place the new OTP data values in the 64-bit buffer by </w:t>
      </w:r>
      <w:proofErr w:type="gramStart"/>
      <w:r>
        <w:t>writes</w:t>
      </w:r>
      <w:proofErr w:type="gramEnd"/>
      <w:r>
        <w:t xml:space="preserve"> to the </w:t>
      </w:r>
      <w:r w:rsidRPr="00936DB7">
        <w:rPr>
          <w:rFonts w:ascii="Consolas" w:hAnsi="Consolas"/>
        </w:rPr>
        <w:t>NVM_DATA*</w:t>
      </w:r>
      <w:r>
        <w:t xml:space="preserve"> registers</w:t>
      </w:r>
      <w:r w:rsidR="00E5472B">
        <w:t>.</w:t>
      </w:r>
    </w:p>
    <w:p w14:paraId="0A1E5EE1" w14:textId="490D7634" w:rsidR="004637A2" w:rsidRDefault="004637A2" w:rsidP="004637A2">
      <w:pPr>
        <w:pStyle w:val="ListParagraph"/>
        <w:numPr>
          <w:ilvl w:val="0"/>
          <w:numId w:val="18"/>
        </w:numPr>
      </w:pPr>
      <w:r>
        <w:t xml:space="preserve">Configure the </w:t>
      </w:r>
      <w:r w:rsidRPr="00936DB7">
        <w:rPr>
          <w:rFonts w:ascii="Consolas" w:hAnsi="Consolas"/>
        </w:rPr>
        <w:t>NVM_CTRL.SIZE</w:t>
      </w:r>
      <w:r>
        <w:t xml:space="preserve"> and </w:t>
      </w:r>
      <w:r w:rsidRPr="00936DB7">
        <w:rPr>
          <w:rFonts w:ascii="Consolas" w:hAnsi="Consolas"/>
        </w:rPr>
        <w:t>NVM_CTRL.ECC</w:t>
      </w:r>
      <w:r>
        <w:t xml:space="preserve"> fields as needed.  For example, write 13h to </w:t>
      </w:r>
      <w:r w:rsidRPr="00936DB7">
        <w:rPr>
          <w:rFonts w:ascii="Consolas" w:hAnsi="Consolas"/>
        </w:rPr>
        <w:t>NVM_CTRL</w:t>
      </w:r>
      <w:r>
        <w:t xml:space="preserve"> for all 64-bit of data and automatic ECC parity calculation.</w:t>
      </w:r>
    </w:p>
    <w:p w14:paraId="247C9517" w14:textId="7D7121A8" w:rsidR="004637A2" w:rsidRDefault="004637A2" w:rsidP="004637A2">
      <w:pPr>
        <w:pStyle w:val="ListParagraph"/>
        <w:numPr>
          <w:ilvl w:val="0"/>
          <w:numId w:val="18"/>
        </w:numPr>
      </w:pPr>
      <w:r>
        <w:t xml:space="preserve">Configure the OTP target address by writing to the </w:t>
      </w:r>
      <w:r w:rsidRPr="00936DB7">
        <w:rPr>
          <w:rFonts w:ascii="Consolas" w:hAnsi="Consolas"/>
        </w:rPr>
        <w:t>NVM_ADDR</w:t>
      </w:r>
      <w:r>
        <w:t xml:space="preserve"> register.</w:t>
      </w:r>
    </w:p>
    <w:p w14:paraId="7825364B" w14:textId="5DC2E52D" w:rsidR="004002D0" w:rsidRDefault="004002D0" w:rsidP="004637A2">
      <w:pPr>
        <w:pStyle w:val="ListParagraph"/>
        <w:numPr>
          <w:ilvl w:val="0"/>
          <w:numId w:val="18"/>
        </w:numPr>
      </w:pPr>
      <w:r>
        <w:t xml:space="preserve">Set the </w:t>
      </w:r>
      <w:r w:rsidRPr="00936DB7">
        <w:rPr>
          <w:rFonts w:ascii="Consolas" w:hAnsi="Consolas"/>
        </w:rPr>
        <w:t>OTP_CTRL0.PROG</w:t>
      </w:r>
      <w:r>
        <w:t xml:space="preserve"> bit to 1.</w:t>
      </w:r>
    </w:p>
    <w:p w14:paraId="52BF1699" w14:textId="208B656E" w:rsidR="004637A2" w:rsidRDefault="004637A2" w:rsidP="004637A2">
      <w:pPr>
        <w:pStyle w:val="ListParagraph"/>
        <w:numPr>
          <w:ilvl w:val="0"/>
          <w:numId w:val="18"/>
        </w:numPr>
      </w:pPr>
      <w:r>
        <w:t xml:space="preserve">Apply 7.5V to the </w:t>
      </w:r>
      <w:r w:rsidR="0029289B" w:rsidRPr="00654F20">
        <w:rPr>
          <w:rFonts w:ascii="Consolas" w:hAnsi="Consolas"/>
          <w:b/>
          <w:bCs/>
        </w:rPr>
        <w:t>PGOOD</w:t>
      </w:r>
      <w:r>
        <w:t xml:space="preserve"> pin</w:t>
      </w:r>
      <w:r w:rsidR="00E5472B">
        <w:t>.</w:t>
      </w:r>
    </w:p>
    <w:p w14:paraId="3095F57B" w14:textId="3FCC5785" w:rsidR="00E5472B" w:rsidRDefault="00E5472B" w:rsidP="004637A2">
      <w:pPr>
        <w:pStyle w:val="ListParagraph"/>
        <w:numPr>
          <w:ilvl w:val="0"/>
          <w:numId w:val="18"/>
        </w:numPr>
      </w:pPr>
      <w:r>
        <w:t xml:space="preserve">Connect the </w:t>
      </w:r>
      <w:r w:rsidR="0029289B">
        <w:t>PGOOD</w:t>
      </w:r>
      <w:r>
        <w:t xml:space="preserve"> pin to the OTP VPP signal.  This is done by setting the </w:t>
      </w:r>
      <w:r w:rsidRPr="0029289B">
        <w:rPr>
          <w:rFonts w:ascii="Consolas" w:hAnsi="Consolas"/>
        </w:rPr>
        <w:t>OTP_CTRL1.VPP_</w:t>
      </w:r>
      <w:r w:rsidR="0029289B" w:rsidRPr="0029289B">
        <w:rPr>
          <w:rFonts w:ascii="Consolas" w:hAnsi="Consolas"/>
        </w:rPr>
        <w:t>ON</w:t>
      </w:r>
      <w:r>
        <w:t xml:space="preserve"> </w:t>
      </w:r>
      <w:r w:rsidR="0029289B">
        <w:t>bit</w:t>
      </w:r>
      <w:r>
        <w:t xml:space="preserve"> to 1.</w:t>
      </w:r>
    </w:p>
    <w:p w14:paraId="6609CA9A" w14:textId="07C72207" w:rsidR="004637A2" w:rsidRDefault="004637A2" w:rsidP="004637A2">
      <w:pPr>
        <w:pStyle w:val="ListParagraph"/>
        <w:numPr>
          <w:ilvl w:val="0"/>
          <w:numId w:val="18"/>
        </w:numPr>
      </w:pPr>
      <w:r>
        <w:t xml:space="preserve">Set the </w:t>
      </w:r>
      <w:r w:rsidRPr="0029289B">
        <w:rPr>
          <w:rFonts w:ascii="Consolas" w:hAnsi="Consolas"/>
        </w:rPr>
        <w:t>NVM_CMD.WRITE_CMD</w:t>
      </w:r>
      <w:r>
        <w:t xml:space="preserve"> bit to 1 to start the OTP write operation.  Depending upon the </w:t>
      </w:r>
      <w:r w:rsidRPr="0029289B">
        <w:rPr>
          <w:rFonts w:ascii="Consolas" w:hAnsi="Consolas"/>
        </w:rPr>
        <w:t>NVM_CTRL.SIZE</w:t>
      </w:r>
      <w:r>
        <w:t xml:space="preserve"> setting 1, 2, 4 or 8 rows of OTP memory will be programmed.</w:t>
      </w:r>
      <w:r w:rsidR="00E5472B">
        <w:t xml:space="preserve">  When the write operation </w:t>
      </w:r>
      <w:r w:rsidR="004002D0">
        <w:t>finishes</w:t>
      </w:r>
      <w:r w:rsidR="00E5472B">
        <w:t xml:space="preserve"> the </w:t>
      </w:r>
      <w:r w:rsidR="00E5472B" w:rsidRPr="0029289B">
        <w:rPr>
          <w:rFonts w:ascii="Consolas" w:hAnsi="Consolas"/>
        </w:rPr>
        <w:t>NVM_STATUS.WRITE_DONE</w:t>
      </w:r>
      <w:r w:rsidR="00E5472B">
        <w:t xml:space="preserve"> bit will go high.</w:t>
      </w:r>
    </w:p>
    <w:p w14:paraId="35888BBB" w14:textId="3B32E43B" w:rsidR="004002D0" w:rsidRDefault="00E5472B" w:rsidP="004002D0">
      <w:pPr>
        <w:pStyle w:val="ListParagraph"/>
        <w:numPr>
          <w:ilvl w:val="0"/>
          <w:numId w:val="18"/>
        </w:numPr>
      </w:pPr>
      <w:r>
        <w:t xml:space="preserve">Clear the </w:t>
      </w:r>
      <w:r w:rsidRPr="0029289B">
        <w:rPr>
          <w:rFonts w:ascii="Consolas" w:hAnsi="Consolas"/>
        </w:rPr>
        <w:t>NVM_CMD.WRITE_CMD</w:t>
      </w:r>
      <w:r>
        <w:t xml:space="preserve"> bit to 0 to complete the handshake with the NVM state machine.</w:t>
      </w:r>
    </w:p>
    <w:p w14:paraId="23393350" w14:textId="3D47046E" w:rsidR="00E5472B" w:rsidRDefault="00E5472B" w:rsidP="004637A2">
      <w:pPr>
        <w:pStyle w:val="ListParagraph"/>
        <w:numPr>
          <w:ilvl w:val="0"/>
          <w:numId w:val="18"/>
        </w:numPr>
      </w:pPr>
      <w:r>
        <w:t xml:space="preserve">Disconnect the </w:t>
      </w:r>
      <w:r w:rsidR="0029289B">
        <w:t>PGOOD</w:t>
      </w:r>
      <w:r>
        <w:t xml:space="preserve"> pin from the OTP VPP signal.  This is done by clearing the OTP_CTRL1.VPP_</w:t>
      </w:r>
      <w:r w:rsidR="0029289B">
        <w:t>ON</w:t>
      </w:r>
      <w:r>
        <w:t xml:space="preserve"> </w:t>
      </w:r>
      <w:r w:rsidR="0029289B">
        <w:t>bit</w:t>
      </w:r>
      <w:r>
        <w:t xml:space="preserve"> to 0.</w:t>
      </w:r>
    </w:p>
    <w:p w14:paraId="54B85264" w14:textId="59DCF50A" w:rsidR="004002D0" w:rsidRDefault="004002D0" w:rsidP="004637A2">
      <w:pPr>
        <w:pStyle w:val="ListParagraph"/>
        <w:numPr>
          <w:ilvl w:val="0"/>
          <w:numId w:val="18"/>
        </w:numPr>
      </w:pPr>
      <w:r>
        <w:t xml:space="preserve">Clear the </w:t>
      </w:r>
      <w:r w:rsidRPr="00E53472">
        <w:rPr>
          <w:rFonts w:ascii="Consolas" w:hAnsi="Consolas"/>
        </w:rPr>
        <w:t>OTP_CTRL0.PROG</w:t>
      </w:r>
      <w:r>
        <w:t xml:space="preserve"> bit to 0.</w:t>
      </w:r>
    </w:p>
    <w:p w14:paraId="1AA53852" w14:textId="38E81784" w:rsidR="00E5472B" w:rsidRDefault="00E5472B" w:rsidP="004637A2">
      <w:pPr>
        <w:pStyle w:val="ListParagraph"/>
        <w:numPr>
          <w:ilvl w:val="0"/>
          <w:numId w:val="18"/>
        </w:numPr>
      </w:pPr>
      <w:r>
        <w:t xml:space="preserve">Remove 7.5V from the </w:t>
      </w:r>
      <w:r w:rsidR="00936DB7" w:rsidRPr="00654F20">
        <w:rPr>
          <w:rFonts w:ascii="Consolas" w:hAnsi="Consolas"/>
          <w:b/>
          <w:bCs/>
        </w:rPr>
        <w:t>PGOOD</w:t>
      </w:r>
      <w:r>
        <w:t xml:space="preserve"> </w:t>
      </w:r>
      <w:proofErr w:type="gramStart"/>
      <w:r>
        <w:t>pin</w:t>
      </w:r>
      <w:proofErr w:type="gramEnd"/>
    </w:p>
    <w:p w14:paraId="3ADAE3C4" w14:textId="08A0E12A" w:rsidR="007F065B" w:rsidRDefault="007F065B" w:rsidP="007F065B">
      <w:r>
        <w:lastRenderedPageBreak/>
        <w:t xml:space="preserve">Please note that ECC error correction is enabled when the </w:t>
      </w:r>
      <w:r w:rsidRPr="00E665F5">
        <w:rPr>
          <w:rFonts w:ascii="Consolas" w:hAnsi="Consolas"/>
        </w:rPr>
        <w:t>NVM_CTRL.ECC</w:t>
      </w:r>
      <w:r>
        <w:t xml:space="preserve"> bit is set to 1 and the </w:t>
      </w:r>
      <w:r w:rsidRPr="00E665F5">
        <w:rPr>
          <w:rFonts w:ascii="Consolas" w:hAnsi="Consolas"/>
        </w:rPr>
        <w:t>NVM_CTRL.SIZE</w:t>
      </w:r>
      <w:r>
        <w:t xml:space="preserve"> field is set to 11b.  When ECC error correction is enabled the ECC checksum will be automatically generated and bits [63:57] will be overwritten with the ECC checksum.</w:t>
      </w:r>
    </w:p>
    <w:p w14:paraId="5607F091" w14:textId="74967EB2" w:rsidR="0029289B" w:rsidRDefault="0029289B" w:rsidP="0029289B">
      <w:pPr>
        <w:pStyle w:val="Heading3"/>
      </w:pPr>
      <w:bookmarkStart w:id="568" w:name="_Toc144120392"/>
      <w:r>
        <w:t>Write OTP Test Options</w:t>
      </w:r>
      <w:bookmarkEnd w:id="568"/>
    </w:p>
    <w:p w14:paraId="038F30E8" w14:textId="4F553ACA" w:rsidR="00E53472" w:rsidRDefault="00E53472" w:rsidP="00E53472">
      <w:r>
        <w:t xml:space="preserve">The write operation can be made to automatically repeat by setting </w:t>
      </w:r>
      <w:r w:rsidRPr="00E53472">
        <w:rPr>
          <w:rFonts w:ascii="Consolas" w:hAnsi="Consolas"/>
        </w:rPr>
        <w:t>NVM_CMD.LOOP</w:t>
      </w:r>
      <w:r>
        <w:t xml:space="preserve"> to 1.  Vader will repeat the write operation until the </w:t>
      </w:r>
      <w:r w:rsidRPr="00E53472">
        <w:rPr>
          <w:rFonts w:ascii="Consolas" w:hAnsi="Consolas"/>
        </w:rPr>
        <w:t>LOOP</w:t>
      </w:r>
      <w:r>
        <w:t xml:space="preserve"> bit is cleared.</w:t>
      </w:r>
    </w:p>
    <w:p w14:paraId="13BD272F" w14:textId="151A9BA9" w:rsidR="00B07146" w:rsidRDefault="00B07146" w:rsidP="00E53472">
      <w:r>
        <w:t>The low</w:t>
      </w:r>
      <w:r w:rsidR="002529A5">
        <w:t>-</w:t>
      </w:r>
      <w:r>
        <w:t>level timing of the OTP write pulse (PWE) can be manually controlled via the OTP_CTRL0.TM_PWE bit.</w:t>
      </w:r>
    </w:p>
    <w:p w14:paraId="518A5DF1" w14:textId="7A476C64" w:rsidR="00B07146" w:rsidRDefault="00B07146" w:rsidP="00B07146">
      <w:r>
        <w:t xml:space="preserve">The </w:t>
      </w:r>
      <w:proofErr w:type="spellStart"/>
      <w:r>
        <w:t>eMemory</w:t>
      </w:r>
      <w:proofErr w:type="spellEnd"/>
      <w:r>
        <w:t xml:space="preserve"> OTP cells defines test mode called “IPP mode”.  This can be implemented by performing a write sequence with OTP_CTRL0.TM_PWE set to 1 and OTP_CTRL1.VPP_ON kept cleared to 0 (with VDD/VPP set to 2.5V).  The PWE pulse width is recommended by </w:t>
      </w:r>
      <w:proofErr w:type="spellStart"/>
      <w:r>
        <w:t>eMemory</w:t>
      </w:r>
      <w:proofErr w:type="spellEnd"/>
      <w:r>
        <w:t xml:space="preserve"> to be over 30ms</w:t>
      </w:r>
      <w:r w:rsidR="002529A5">
        <w:t xml:space="preserve"> in IPP mode</w:t>
      </w:r>
      <w:r>
        <w:t>.</w:t>
      </w:r>
    </w:p>
    <w:p w14:paraId="03D75F6D" w14:textId="5F2BA5CE" w:rsidR="00E5472B" w:rsidRDefault="00E5472B" w:rsidP="009C3F30">
      <w:pPr>
        <w:pStyle w:val="Heading2"/>
      </w:pPr>
      <w:bookmarkStart w:id="569" w:name="_Toc144120393"/>
      <w:r>
        <w:t>Committing Shadow Registers to OTP Memor</w:t>
      </w:r>
      <w:r w:rsidR="00E642F6">
        <w:t>y</w:t>
      </w:r>
      <w:bookmarkEnd w:id="569"/>
    </w:p>
    <w:p w14:paraId="2884C15B" w14:textId="54A63124" w:rsidR="00E642F6" w:rsidRPr="00E642F6" w:rsidRDefault="000531C4" w:rsidP="00E642F6">
      <w:r>
        <w:t xml:space="preserve">The shadow register contents can be </w:t>
      </w:r>
      <w:r w:rsidR="003C0499">
        <w:t>written to OTP memory with five 64-bit OTP write operations.  The basic idea</w:t>
      </w:r>
      <w:r w:rsidR="002529A5">
        <w:t xml:space="preserve"> </w:t>
      </w:r>
      <w:r w:rsidR="00A03550">
        <w:t xml:space="preserve">is to copy each block of </w:t>
      </w:r>
      <w:r w:rsidR="00F216D2">
        <w:t xml:space="preserve">shadow register </w:t>
      </w:r>
      <w:r w:rsidR="00A03550">
        <w:t xml:space="preserve">data from the </w:t>
      </w:r>
      <w:r w:rsidR="003C0499">
        <w:t>IMAGE_DATA* registers to the equivalent NVM_DATA* register</w:t>
      </w:r>
      <w:r w:rsidR="002529A5">
        <w:t>s</w:t>
      </w:r>
      <w:r w:rsidR="003C0499">
        <w:t xml:space="preserve"> and then </w:t>
      </w:r>
      <w:r w:rsidR="002529A5">
        <w:t xml:space="preserve">perform a 64-bit </w:t>
      </w:r>
      <w:r w:rsidR="003C0499">
        <w:t>write</w:t>
      </w:r>
      <w:r w:rsidR="002529A5">
        <w:t>.</w:t>
      </w:r>
    </w:p>
    <w:p w14:paraId="110FC7CA" w14:textId="2AE988BB" w:rsidR="00E5472B" w:rsidRDefault="004002D0" w:rsidP="00E5472B">
      <w:pPr>
        <w:pStyle w:val="ListParagraph"/>
        <w:numPr>
          <w:ilvl w:val="0"/>
          <w:numId w:val="19"/>
        </w:numPr>
      </w:pPr>
      <w:r>
        <w:t>Ensure that all shadow registers are configured with the correct values.</w:t>
      </w:r>
      <w:r w:rsidR="00A03550">
        <w:t xml:space="preserve">  </w:t>
      </w:r>
      <w:r w:rsidR="00A92D07">
        <w:t>Please note that t</w:t>
      </w:r>
      <w:r w:rsidR="00A03550">
        <w:t xml:space="preserve">he PAGE.PAGE_VALID field </w:t>
      </w:r>
      <w:r w:rsidR="00F216D2">
        <w:t>should</w:t>
      </w:r>
      <w:r w:rsidR="00A03550">
        <w:t xml:space="preserve"> be set to 1010b.</w:t>
      </w:r>
    </w:p>
    <w:p w14:paraId="20D0F528" w14:textId="0DDA92F8" w:rsidR="004002D0" w:rsidRDefault="004002D0" w:rsidP="00E5472B">
      <w:pPr>
        <w:pStyle w:val="ListParagraph"/>
        <w:numPr>
          <w:ilvl w:val="0"/>
          <w:numId w:val="19"/>
        </w:numPr>
      </w:pPr>
      <w:r>
        <w:t>Configure for 64-bit writes with ECC calculation enabled (write 13h to NVM_CTRL).</w:t>
      </w:r>
    </w:p>
    <w:p w14:paraId="1544F596" w14:textId="763BC79C" w:rsidR="00A03550" w:rsidRDefault="00A03550" w:rsidP="00E5472B">
      <w:pPr>
        <w:pStyle w:val="ListParagraph"/>
        <w:numPr>
          <w:ilvl w:val="0"/>
          <w:numId w:val="19"/>
        </w:numPr>
      </w:pPr>
      <w:r>
        <w:t>Program BLOCK0</w:t>
      </w:r>
    </w:p>
    <w:p w14:paraId="7582FDED" w14:textId="77777777" w:rsidR="00A03550" w:rsidRDefault="00A03550" w:rsidP="00A03550">
      <w:pPr>
        <w:pStyle w:val="ListParagraph"/>
        <w:numPr>
          <w:ilvl w:val="1"/>
          <w:numId w:val="19"/>
        </w:numPr>
      </w:pPr>
      <w:r>
        <w:t>write 00h to IMAGE_ADDR and NVM_ADDR</w:t>
      </w:r>
    </w:p>
    <w:p w14:paraId="3D545ACB" w14:textId="1965C736" w:rsidR="00A03550" w:rsidRDefault="00A03550" w:rsidP="00A03550">
      <w:pPr>
        <w:pStyle w:val="ListParagraph"/>
        <w:numPr>
          <w:ilvl w:val="1"/>
          <w:numId w:val="19"/>
        </w:numPr>
      </w:pPr>
      <w:r>
        <w:t>copy IMAGE_DATA0 … IMAGE_DATA7 to NVM_DATA0 ... NVM_DATA7</w:t>
      </w:r>
    </w:p>
    <w:p w14:paraId="6027B270" w14:textId="682BF496" w:rsidR="00A03550" w:rsidRDefault="00A03550" w:rsidP="00A03550">
      <w:pPr>
        <w:pStyle w:val="ListParagraph"/>
        <w:numPr>
          <w:ilvl w:val="1"/>
          <w:numId w:val="19"/>
        </w:numPr>
      </w:pPr>
      <w:r>
        <w:t xml:space="preserve">perform a 64-bit OTP </w:t>
      </w:r>
      <w:proofErr w:type="gramStart"/>
      <w:r>
        <w:t>write</w:t>
      </w:r>
      <w:proofErr w:type="gramEnd"/>
    </w:p>
    <w:p w14:paraId="78E4A73F" w14:textId="79530C55" w:rsidR="004002D0" w:rsidRDefault="00A03550" w:rsidP="00E5472B">
      <w:pPr>
        <w:pStyle w:val="ListParagraph"/>
        <w:numPr>
          <w:ilvl w:val="0"/>
          <w:numId w:val="19"/>
        </w:numPr>
      </w:pPr>
      <w:r>
        <w:t>Program BLOCK1</w:t>
      </w:r>
    </w:p>
    <w:p w14:paraId="4D2BB97E" w14:textId="52919597" w:rsidR="00A03550" w:rsidRDefault="00A03550" w:rsidP="00A03550">
      <w:pPr>
        <w:pStyle w:val="ListParagraph"/>
        <w:numPr>
          <w:ilvl w:val="1"/>
          <w:numId w:val="19"/>
        </w:numPr>
      </w:pPr>
      <w:r>
        <w:t>write 08h to IMAGE_ADDR and NVM_ADDR</w:t>
      </w:r>
    </w:p>
    <w:p w14:paraId="21780346" w14:textId="191DDFA8" w:rsidR="00A03550" w:rsidRDefault="00A03550" w:rsidP="00A03550">
      <w:pPr>
        <w:pStyle w:val="ListParagraph"/>
        <w:numPr>
          <w:ilvl w:val="1"/>
          <w:numId w:val="19"/>
        </w:numPr>
      </w:pPr>
      <w:r>
        <w:t>copy IMAGE_DATA0 ... IMAGE_DATA7 to NVM_DATA0 ... NVM_DATA7</w:t>
      </w:r>
    </w:p>
    <w:p w14:paraId="020D2406" w14:textId="14225F83" w:rsidR="00A03550" w:rsidRDefault="00A03550" w:rsidP="00A03550">
      <w:pPr>
        <w:pStyle w:val="ListParagraph"/>
        <w:numPr>
          <w:ilvl w:val="1"/>
          <w:numId w:val="19"/>
        </w:numPr>
      </w:pPr>
      <w:r>
        <w:t xml:space="preserve">perform a 64-bit OTP </w:t>
      </w:r>
      <w:proofErr w:type="gramStart"/>
      <w:r>
        <w:t>write</w:t>
      </w:r>
      <w:proofErr w:type="gramEnd"/>
    </w:p>
    <w:p w14:paraId="1E2D5BF7" w14:textId="5041F89D" w:rsidR="00A03550" w:rsidRDefault="00A03550" w:rsidP="00E5472B">
      <w:pPr>
        <w:pStyle w:val="ListParagraph"/>
        <w:numPr>
          <w:ilvl w:val="0"/>
          <w:numId w:val="19"/>
        </w:numPr>
      </w:pPr>
      <w:r>
        <w:t>Program BLOCK2</w:t>
      </w:r>
    </w:p>
    <w:p w14:paraId="25DE420B" w14:textId="788195D8" w:rsidR="00A03550" w:rsidRDefault="00A03550" w:rsidP="00A03550">
      <w:pPr>
        <w:pStyle w:val="ListParagraph"/>
        <w:numPr>
          <w:ilvl w:val="1"/>
          <w:numId w:val="19"/>
        </w:numPr>
      </w:pPr>
      <w:r>
        <w:t>write 10h to IMAGE_ADDR and NVM_ADDR</w:t>
      </w:r>
    </w:p>
    <w:p w14:paraId="5A9867DA" w14:textId="77777777" w:rsidR="00A03550" w:rsidRDefault="00A03550" w:rsidP="00A03550">
      <w:pPr>
        <w:pStyle w:val="ListParagraph"/>
        <w:numPr>
          <w:ilvl w:val="1"/>
          <w:numId w:val="19"/>
        </w:numPr>
      </w:pPr>
      <w:r>
        <w:t>copy IMAGE_DATA0 ... IMAGE_DATA7 to NVM_DATA0 ... NVM_DATA7</w:t>
      </w:r>
    </w:p>
    <w:p w14:paraId="0DEB6F23" w14:textId="23D4F774" w:rsidR="00A03550" w:rsidRDefault="00A03550" w:rsidP="00A03550">
      <w:pPr>
        <w:pStyle w:val="ListParagraph"/>
        <w:numPr>
          <w:ilvl w:val="1"/>
          <w:numId w:val="19"/>
        </w:numPr>
      </w:pPr>
      <w:r>
        <w:t xml:space="preserve">perform a 64-bit OTP </w:t>
      </w:r>
      <w:proofErr w:type="gramStart"/>
      <w:r>
        <w:t>write</w:t>
      </w:r>
      <w:proofErr w:type="gramEnd"/>
    </w:p>
    <w:p w14:paraId="1A84D13B" w14:textId="3C25EE23" w:rsidR="00A03550" w:rsidRDefault="00A03550" w:rsidP="00E5472B">
      <w:pPr>
        <w:pStyle w:val="ListParagraph"/>
        <w:numPr>
          <w:ilvl w:val="0"/>
          <w:numId w:val="19"/>
        </w:numPr>
      </w:pPr>
      <w:r>
        <w:t>Program BLOCK3</w:t>
      </w:r>
    </w:p>
    <w:p w14:paraId="6ECAF7D9" w14:textId="2743FE9D" w:rsidR="00A03550" w:rsidRDefault="00A03550" w:rsidP="00A03550">
      <w:pPr>
        <w:pStyle w:val="ListParagraph"/>
        <w:numPr>
          <w:ilvl w:val="1"/>
          <w:numId w:val="19"/>
        </w:numPr>
      </w:pPr>
      <w:r>
        <w:t>write 18h to IMAGE_ADDR and NVM_ADDR</w:t>
      </w:r>
    </w:p>
    <w:p w14:paraId="7B932E93" w14:textId="77777777" w:rsidR="00A03550" w:rsidRDefault="00A03550" w:rsidP="00A03550">
      <w:pPr>
        <w:pStyle w:val="ListParagraph"/>
        <w:numPr>
          <w:ilvl w:val="1"/>
          <w:numId w:val="19"/>
        </w:numPr>
      </w:pPr>
      <w:r>
        <w:t>copy IMAGE_DATA0 ... IMAGE_DATA7 to NVM_DATA0 ... NVM_DATA7</w:t>
      </w:r>
    </w:p>
    <w:p w14:paraId="162D9C1E" w14:textId="586EA939" w:rsidR="00A03550" w:rsidRDefault="00A03550" w:rsidP="00A03550">
      <w:pPr>
        <w:pStyle w:val="ListParagraph"/>
        <w:numPr>
          <w:ilvl w:val="1"/>
          <w:numId w:val="19"/>
        </w:numPr>
      </w:pPr>
      <w:r>
        <w:t xml:space="preserve">perform a 64-bit OTP </w:t>
      </w:r>
      <w:proofErr w:type="gramStart"/>
      <w:r>
        <w:t>write</w:t>
      </w:r>
      <w:proofErr w:type="gramEnd"/>
    </w:p>
    <w:p w14:paraId="18FD7A7C" w14:textId="285ED83C" w:rsidR="00A03550" w:rsidRDefault="00A03550" w:rsidP="00E5472B">
      <w:pPr>
        <w:pStyle w:val="ListParagraph"/>
        <w:numPr>
          <w:ilvl w:val="0"/>
          <w:numId w:val="19"/>
        </w:numPr>
      </w:pPr>
      <w:r>
        <w:t>Program BLOCK4</w:t>
      </w:r>
    </w:p>
    <w:p w14:paraId="0C6A3A5F" w14:textId="2BB9AC64" w:rsidR="00A03550" w:rsidRDefault="00A03550" w:rsidP="00A03550">
      <w:pPr>
        <w:pStyle w:val="ListParagraph"/>
        <w:numPr>
          <w:ilvl w:val="1"/>
          <w:numId w:val="19"/>
        </w:numPr>
      </w:pPr>
      <w:r>
        <w:t>write 20h to IMAGE_ADDR and NVM_ADDR</w:t>
      </w:r>
    </w:p>
    <w:p w14:paraId="624DF313" w14:textId="77777777" w:rsidR="00A03550" w:rsidRDefault="00A03550" w:rsidP="00A03550">
      <w:pPr>
        <w:pStyle w:val="ListParagraph"/>
        <w:numPr>
          <w:ilvl w:val="1"/>
          <w:numId w:val="19"/>
        </w:numPr>
      </w:pPr>
      <w:r>
        <w:t>copy IMAGE_DATA0 ... IMAGE_DATA7 to NVM_DATA0 ... NVM_DATA7</w:t>
      </w:r>
    </w:p>
    <w:p w14:paraId="599A382F" w14:textId="63731251" w:rsidR="00A03550" w:rsidRDefault="00A03550" w:rsidP="00A03550">
      <w:pPr>
        <w:pStyle w:val="ListParagraph"/>
        <w:numPr>
          <w:ilvl w:val="1"/>
          <w:numId w:val="19"/>
        </w:numPr>
      </w:pPr>
      <w:r>
        <w:t xml:space="preserve">perform a 64-bit OTP </w:t>
      </w:r>
      <w:proofErr w:type="gramStart"/>
      <w:r>
        <w:t>write</w:t>
      </w:r>
      <w:proofErr w:type="gramEnd"/>
    </w:p>
    <w:p w14:paraId="10807F37" w14:textId="0B1EA976" w:rsidR="000531C4" w:rsidRDefault="000531C4" w:rsidP="000531C4">
      <w:r>
        <w:lastRenderedPageBreak/>
        <w:t>This sequence of steps will transfer the shadow register configuration to the 1</w:t>
      </w:r>
      <w:r w:rsidRPr="00E642F6">
        <w:rPr>
          <w:vertAlign w:val="superscript"/>
        </w:rPr>
        <w:t>st</w:t>
      </w:r>
      <w:r>
        <w:t xml:space="preserve"> page of the OTP memory.  Alter the </w:t>
      </w:r>
      <w:r w:rsidRPr="00B07146">
        <w:rPr>
          <w:rFonts w:ascii="Consolas" w:hAnsi="Consolas"/>
        </w:rPr>
        <w:t>NVM_ADDR</w:t>
      </w:r>
      <w:r>
        <w:t xml:space="preserve"> values to </w:t>
      </w:r>
      <w:r w:rsidR="00654F20">
        <w:t xml:space="preserve">instead </w:t>
      </w:r>
      <w:r>
        <w:t>target the 2</w:t>
      </w:r>
      <w:r w:rsidRPr="00E642F6">
        <w:rPr>
          <w:vertAlign w:val="superscript"/>
        </w:rPr>
        <w:t>nd</w:t>
      </w:r>
      <w:r>
        <w:t xml:space="preserve"> </w:t>
      </w:r>
      <w:r w:rsidR="00A92D07">
        <w:t xml:space="preserve">page </w:t>
      </w:r>
      <w:r>
        <w:t>or 3</w:t>
      </w:r>
      <w:r w:rsidRPr="00E642F6">
        <w:rPr>
          <w:vertAlign w:val="superscript"/>
        </w:rPr>
        <w:t>rd</w:t>
      </w:r>
      <w:r>
        <w:t xml:space="preserve"> page.  Refer to </w:t>
      </w:r>
      <w:r>
        <w:fldChar w:fldCharType="begin"/>
      </w:r>
      <w:r>
        <w:instrText xml:space="preserve"> REF _Ref137021312 \h </w:instrText>
      </w:r>
      <w:r>
        <w:fldChar w:fldCharType="separate"/>
      </w:r>
      <w:r w:rsidR="009759C0">
        <w:t xml:space="preserve">Table </w:t>
      </w:r>
      <w:r w:rsidR="009759C0">
        <w:rPr>
          <w:noProof/>
        </w:rPr>
        <w:t>4</w:t>
      </w:r>
      <w:r>
        <w:fldChar w:fldCharType="end"/>
      </w:r>
      <w:r>
        <w:t xml:space="preserve"> for a list of addresses to use when programming the various OTP pages.</w:t>
      </w:r>
    </w:p>
    <w:p w14:paraId="38D5267C" w14:textId="13DE8F63" w:rsidR="00A03550" w:rsidRPr="00E642F6" w:rsidRDefault="00A03550" w:rsidP="000531C4">
      <w:r>
        <w:t xml:space="preserve">To invalidate an </w:t>
      </w:r>
      <w:r w:rsidR="00AD77EF">
        <w:t xml:space="preserve">existing </w:t>
      </w:r>
      <w:r>
        <w:t>OTP page</w:t>
      </w:r>
      <w:r w:rsidR="00AD77EF">
        <w:t xml:space="preserve"> with minimal updates</w:t>
      </w:r>
      <w:r>
        <w:t>,</w:t>
      </w:r>
      <w:r w:rsidR="00AD77EF">
        <w:t xml:space="preserve"> write 0Fh to the 1</w:t>
      </w:r>
      <w:r w:rsidR="00AD77EF" w:rsidRPr="00AD77EF">
        <w:rPr>
          <w:vertAlign w:val="superscript"/>
        </w:rPr>
        <w:t>st</w:t>
      </w:r>
      <w:r w:rsidR="00AD77EF">
        <w:t xml:space="preserve"> byte of the page (PAGE_VALID field).  Alternatively, overwrite all 40 bytes of the existing page with </w:t>
      </w:r>
      <w:proofErr w:type="spellStart"/>
      <w:r w:rsidR="00AD77EF">
        <w:t>FFh</w:t>
      </w:r>
      <w:proofErr w:type="spellEnd"/>
      <w:r w:rsidR="00AD77EF">
        <w:t xml:space="preserve"> in each byte.  This should mark the page</w:t>
      </w:r>
      <w:r w:rsidR="00654F20">
        <w:t xml:space="preserve"> as</w:t>
      </w:r>
      <w:r w:rsidR="00AD77EF">
        <w:t xml:space="preserve"> invalid</w:t>
      </w:r>
      <w:r w:rsidR="00C602B2">
        <w:t xml:space="preserve"> and</w:t>
      </w:r>
      <w:r w:rsidR="00AD77EF">
        <w:t xml:space="preserve"> has the side-effect of creating correct ECC checksums.</w:t>
      </w:r>
    </w:p>
    <w:p w14:paraId="7DB1290B" w14:textId="77777777" w:rsidR="000531C4" w:rsidRDefault="000531C4" w:rsidP="000531C4"/>
    <w:p w14:paraId="20F4C782" w14:textId="69969533" w:rsidR="00DE6EE1" w:rsidRDefault="00DE6EE1">
      <w:r>
        <w:br w:type="page"/>
      </w:r>
    </w:p>
    <w:p w14:paraId="110915BE" w14:textId="4A711F6A" w:rsidR="0004439B" w:rsidRDefault="0004439B" w:rsidP="00AD77EF">
      <w:pPr>
        <w:pStyle w:val="Heading1"/>
      </w:pPr>
      <w:bookmarkStart w:id="570" w:name="_Toc144120394"/>
      <w:r>
        <w:lastRenderedPageBreak/>
        <w:t>Test Modes</w:t>
      </w:r>
      <w:bookmarkEnd w:id="570"/>
    </w:p>
    <w:p w14:paraId="70CEF96D" w14:textId="4F43B538" w:rsidR="00E459D7" w:rsidRDefault="00E459D7" w:rsidP="00E459D7"/>
    <w:p w14:paraId="4A074DDC" w14:textId="77777777" w:rsidR="00E459D7" w:rsidRDefault="00E459D7" w:rsidP="00E459D7">
      <w:pPr>
        <w:keepNext/>
        <w:jc w:val="center"/>
      </w:pPr>
      <w:r w:rsidRPr="00E459D7">
        <w:rPr>
          <w:noProof/>
        </w:rPr>
        <w:drawing>
          <wp:inline distT="0" distB="0" distL="0" distR="0" wp14:anchorId="4DE11479" wp14:editId="255C3886">
            <wp:extent cx="6400800" cy="1346200"/>
            <wp:effectExtent l="0" t="0" r="0" b="6350"/>
            <wp:docPr id="59986985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69855" name="Picture 1" descr="A screen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1176" w14:textId="217A1CB2" w:rsidR="00E459D7" w:rsidRPr="00E459D7" w:rsidRDefault="00E459D7" w:rsidP="00E459D7">
      <w:pPr>
        <w:pStyle w:val="Caption"/>
        <w:jc w:val="center"/>
      </w:pPr>
      <w:bookmarkStart w:id="571" w:name="_Toc144126984"/>
      <w:r>
        <w:t xml:space="preserve">Figure </w:t>
      </w:r>
      <w:fldSimple w:instr=" SEQ Figure \* ARABIC ">
        <w:ins w:id="572" w:author="Robert Macomber" w:date="2023-08-28T14:53:00Z">
          <w:r w:rsidR="00CC05BE">
            <w:rPr>
              <w:noProof/>
            </w:rPr>
            <w:t>13</w:t>
          </w:r>
        </w:ins>
        <w:del w:id="573" w:author="Robert Macomber" w:date="2023-08-28T14:53:00Z">
          <w:r w:rsidR="009759C0" w:rsidDel="00CC05BE">
            <w:rPr>
              <w:noProof/>
            </w:rPr>
            <w:delText>12</w:delText>
          </w:r>
        </w:del>
      </w:fldSimple>
      <w:r>
        <w:t>: DFT Registers</w:t>
      </w:r>
      <w:r w:rsidR="00995466">
        <w:rPr>
          <w:rStyle w:val="FootnoteReference"/>
        </w:rPr>
        <w:footnoteReference w:id="8"/>
      </w:r>
      <w:bookmarkEnd w:id="571"/>
    </w:p>
    <w:p w14:paraId="3A4F2131" w14:textId="48EEED0E" w:rsidR="000136E5" w:rsidRPr="002D6BF0" w:rsidRDefault="000136E5" w:rsidP="0004439B">
      <w:pPr>
        <w:pStyle w:val="Heading2"/>
      </w:pPr>
      <w:bookmarkStart w:id="574" w:name="_Toc144120395"/>
      <w:r>
        <w:t>Analog Test Modes</w:t>
      </w:r>
      <w:bookmarkEnd w:id="574"/>
    </w:p>
    <w:p w14:paraId="08B923DB" w14:textId="7606E415" w:rsidR="000136E5" w:rsidRDefault="000136E5" w:rsidP="000136E5">
      <w:r>
        <w:t xml:space="preserve">Support for analog test-mode, in the </w:t>
      </w:r>
      <w:r w:rsidR="00F14473">
        <w:t>Vader</w:t>
      </w:r>
      <w:r>
        <w:t xml:space="preserve"> digital logic, consists </w:t>
      </w:r>
      <w:r w:rsidR="00BF128B">
        <w:t>mostly</w:t>
      </w:r>
      <w:r>
        <w:t xml:space="preserve"> of digital outputs back with volatile, I2C-accessible registers.</w:t>
      </w:r>
    </w:p>
    <w:p w14:paraId="2BF1798A" w14:textId="77777777" w:rsidR="00157ED8" w:rsidRPr="00F608DF" w:rsidRDefault="00157ED8" w:rsidP="000136E5">
      <w:pPr>
        <w:rPr>
          <w:color w:val="FF0000"/>
        </w:rPr>
      </w:pPr>
    </w:p>
    <w:p w14:paraId="73887229" w14:textId="43277A64" w:rsidR="009061B2" w:rsidRDefault="009061B2" w:rsidP="009061B2">
      <w:pPr>
        <w:pStyle w:val="Caption"/>
        <w:keepNext/>
        <w:jc w:val="center"/>
      </w:pPr>
      <w:bookmarkStart w:id="575" w:name="_Toc137132982"/>
      <w:r>
        <w:t xml:space="preserve">Table </w:t>
      </w:r>
      <w:fldSimple w:instr=" SEQ Table \* ARABIC ">
        <w:r w:rsidR="009759C0">
          <w:rPr>
            <w:noProof/>
          </w:rPr>
          <w:t>7</w:t>
        </w:r>
      </w:fldSimple>
      <w:r>
        <w:t>:</w:t>
      </w:r>
      <w:r w:rsidR="002376A7">
        <w:t xml:space="preserve">  </w:t>
      </w:r>
      <w:r>
        <w:t xml:space="preserve">Test </w:t>
      </w:r>
      <w:r w:rsidR="002376A7">
        <w:t>M</w:t>
      </w:r>
      <w:r>
        <w:t xml:space="preserve">ode </w:t>
      </w:r>
      <w:r w:rsidR="002376A7">
        <w:t>S</w:t>
      </w:r>
      <w:r>
        <w:t>ignals/</w:t>
      </w:r>
      <w:r w:rsidR="002376A7">
        <w:t>R</w:t>
      </w:r>
      <w:r>
        <w:t>egisters</w:t>
      </w:r>
      <w:bookmarkEnd w:id="575"/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478"/>
        <w:gridCol w:w="2070"/>
        <w:gridCol w:w="2801"/>
        <w:gridCol w:w="1818"/>
      </w:tblGrid>
      <w:tr w:rsidR="000136E5" w14:paraId="0CFEF062" w14:textId="77777777" w:rsidTr="00F360FB">
        <w:tc>
          <w:tcPr>
            <w:tcW w:w="2478" w:type="dxa"/>
          </w:tcPr>
          <w:p w14:paraId="41A12DE0" w14:textId="77777777" w:rsidR="000136E5" w:rsidRDefault="000136E5" w:rsidP="00F334DD">
            <w:r>
              <w:t>Signal</w:t>
            </w:r>
          </w:p>
        </w:tc>
        <w:tc>
          <w:tcPr>
            <w:tcW w:w="2070" w:type="dxa"/>
          </w:tcPr>
          <w:p w14:paraId="5F69AF62" w14:textId="77777777" w:rsidR="000136E5" w:rsidRDefault="000136E5" w:rsidP="00F334DD">
            <w:r>
              <w:t>Register</w:t>
            </w:r>
          </w:p>
        </w:tc>
        <w:tc>
          <w:tcPr>
            <w:tcW w:w="2801" w:type="dxa"/>
          </w:tcPr>
          <w:p w14:paraId="747A279A" w14:textId="77777777" w:rsidR="000136E5" w:rsidRDefault="000136E5" w:rsidP="00F334DD">
            <w:r>
              <w:t>Field</w:t>
            </w:r>
          </w:p>
        </w:tc>
        <w:tc>
          <w:tcPr>
            <w:tcW w:w="1818" w:type="dxa"/>
          </w:tcPr>
          <w:p w14:paraId="0D4E3975" w14:textId="77777777" w:rsidR="000136E5" w:rsidRDefault="000136E5" w:rsidP="00F334DD">
            <w:r>
              <w:t>Notes</w:t>
            </w:r>
          </w:p>
        </w:tc>
      </w:tr>
      <w:tr w:rsidR="000136E5" w14:paraId="60C1611E" w14:textId="77777777" w:rsidTr="00F360FB">
        <w:tc>
          <w:tcPr>
            <w:tcW w:w="2478" w:type="dxa"/>
            <w:vAlign w:val="bottom"/>
          </w:tcPr>
          <w:p w14:paraId="2B589FE4" w14:textId="0043FD71" w:rsidR="000136E5" w:rsidRDefault="00F14473" w:rsidP="00F334DD">
            <w:proofErr w:type="spellStart"/>
            <w:r>
              <w:t>d_tm_</w:t>
            </w:r>
            <w:proofErr w:type="gramStart"/>
            <w:r>
              <w:t>cp</w:t>
            </w:r>
            <w:proofErr w:type="spellEnd"/>
            <w:r>
              <w:t>[</w:t>
            </w:r>
            <w:proofErr w:type="gramEnd"/>
            <w:r>
              <w:t>7:0]</w:t>
            </w:r>
          </w:p>
        </w:tc>
        <w:tc>
          <w:tcPr>
            <w:tcW w:w="2070" w:type="dxa"/>
          </w:tcPr>
          <w:p w14:paraId="01FAC1D4" w14:textId="794CA2D7" w:rsidR="000136E5" w:rsidRDefault="00303D44" w:rsidP="00F334DD">
            <w:r>
              <w:t>TM_CP0</w:t>
            </w:r>
          </w:p>
        </w:tc>
        <w:tc>
          <w:tcPr>
            <w:tcW w:w="2801" w:type="dxa"/>
          </w:tcPr>
          <w:p w14:paraId="0BEA86E2" w14:textId="7F8C8C40" w:rsidR="000136E5" w:rsidRDefault="00303D44" w:rsidP="00F334DD">
            <w:r>
              <w:t>*</w:t>
            </w:r>
          </w:p>
        </w:tc>
        <w:tc>
          <w:tcPr>
            <w:tcW w:w="1818" w:type="dxa"/>
          </w:tcPr>
          <w:p w14:paraId="3F454DAB" w14:textId="68F96BA4" w:rsidR="000136E5" w:rsidRDefault="000136E5" w:rsidP="00F334DD"/>
        </w:tc>
      </w:tr>
      <w:tr w:rsidR="000136E5" w14:paraId="6DBF27C7" w14:textId="77777777" w:rsidTr="00F360FB">
        <w:tc>
          <w:tcPr>
            <w:tcW w:w="2478" w:type="dxa"/>
            <w:vAlign w:val="bottom"/>
          </w:tcPr>
          <w:p w14:paraId="75B79BCE" w14:textId="4A66D57B" w:rsidR="000136E5" w:rsidRDefault="00F14473" w:rsidP="00F334DD">
            <w:proofErr w:type="spellStart"/>
            <w:r>
              <w:t>d_tm_</w:t>
            </w:r>
            <w:proofErr w:type="gramStart"/>
            <w:r>
              <w:t>cp</w:t>
            </w:r>
            <w:proofErr w:type="spellEnd"/>
            <w:r>
              <w:t>[</w:t>
            </w:r>
            <w:proofErr w:type="gramEnd"/>
            <w:r>
              <w:t>15:8]</w:t>
            </w:r>
          </w:p>
        </w:tc>
        <w:tc>
          <w:tcPr>
            <w:tcW w:w="2070" w:type="dxa"/>
          </w:tcPr>
          <w:p w14:paraId="1FE11ADC" w14:textId="79DDA39C" w:rsidR="000136E5" w:rsidRDefault="00303D44" w:rsidP="00F334DD">
            <w:r>
              <w:t>TM_CP1</w:t>
            </w:r>
          </w:p>
        </w:tc>
        <w:tc>
          <w:tcPr>
            <w:tcW w:w="2801" w:type="dxa"/>
          </w:tcPr>
          <w:p w14:paraId="19D0287D" w14:textId="4DED69F0" w:rsidR="000136E5" w:rsidRDefault="00303D44" w:rsidP="00F334DD">
            <w:r>
              <w:t>*</w:t>
            </w:r>
          </w:p>
        </w:tc>
        <w:tc>
          <w:tcPr>
            <w:tcW w:w="1818" w:type="dxa"/>
          </w:tcPr>
          <w:p w14:paraId="61AE1096" w14:textId="61F3AA1B" w:rsidR="000136E5" w:rsidRDefault="000136E5" w:rsidP="00F334DD"/>
        </w:tc>
      </w:tr>
      <w:tr w:rsidR="000136E5" w14:paraId="1F250965" w14:textId="77777777" w:rsidTr="00F360FB">
        <w:tc>
          <w:tcPr>
            <w:tcW w:w="2478" w:type="dxa"/>
            <w:vAlign w:val="bottom"/>
          </w:tcPr>
          <w:p w14:paraId="5965DC9A" w14:textId="3D955A67" w:rsidR="000136E5" w:rsidRDefault="00F14473" w:rsidP="00F334DD">
            <w:proofErr w:type="spellStart"/>
            <w:r>
              <w:t>d_tm_</w:t>
            </w:r>
            <w:proofErr w:type="gramStart"/>
            <w:r>
              <w:t>cp</w:t>
            </w:r>
            <w:proofErr w:type="spellEnd"/>
            <w:r>
              <w:t>]23:16</w:t>
            </w:r>
            <w:proofErr w:type="gramEnd"/>
            <w:r>
              <w:t>]</w:t>
            </w:r>
          </w:p>
        </w:tc>
        <w:tc>
          <w:tcPr>
            <w:tcW w:w="2070" w:type="dxa"/>
          </w:tcPr>
          <w:p w14:paraId="33CCDB95" w14:textId="2FAF2F05" w:rsidR="000136E5" w:rsidRDefault="00303D44" w:rsidP="00F334DD">
            <w:r>
              <w:t>TM_CP2</w:t>
            </w:r>
          </w:p>
        </w:tc>
        <w:tc>
          <w:tcPr>
            <w:tcW w:w="2801" w:type="dxa"/>
          </w:tcPr>
          <w:p w14:paraId="5510C296" w14:textId="2805EB3D" w:rsidR="000136E5" w:rsidRDefault="00303D44" w:rsidP="00F334DD">
            <w:r>
              <w:t>*</w:t>
            </w:r>
          </w:p>
        </w:tc>
        <w:tc>
          <w:tcPr>
            <w:tcW w:w="1818" w:type="dxa"/>
          </w:tcPr>
          <w:p w14:paraId="7F05DE10" w14:textId="13FDA02B" w:rsidR="000136E5" w:rsidRDefault="000136E5" w:rsidP="00F334DD"/>
        </w:tc>
      </w:tr>
      <w:tr w:rsidR="000136E5" w14:paraId="7CDA0437" w14:textId="77777777" w:rsidTr="00F360FB">
        <w:tc>
          <w:tcPr>
            <w:tcW w:w="2478" w:type="dxa"/>
            <w:vAlign w:val="bottom"/>
          </w:tcPr>
          <w:p w14:paraId="3964D7A4" w14:textId="648E6405" w:rsidR="000136E5" w:rsidRDefault="00F14473" w:rsidP="00F334DD">
            <w:proofErr w:type="spellStart"/>
            <w:r>
              <w:t>d_tm_en_pmux_</w:t>
            </w:r>
            <w:proofErr w:type="gramStart"/>
            <w:r>
              <w:t>a</w:t>
            </w:r>
            <w:proofErr w:type="spellEnd"/>
            <w:r>
              <w:t>[</w:t>
            </w:r>
            <w:proofErr w:type="gramEnd"/>
            <w:r>
              <w:t>1:0]</w:t>
            </w:r>
          </w:p>
        </w:tc>
        <w:tc>
          <w:tcPr>
            <w:tcW w:w="2070" w:type="dxa"/>
          </w:tcPr>
          <w:p w14:paraId="6CB17EF9" w14:textId="7C031F7A" w:rsidR="000136E5" w:rsidRDefault="00303D44" w:rsidP="00F334DD">
            <w:r>
              <w:t>TM_PMUX</w:t>
            </w:r>
          </w:p>
        </w:tc>
        <w:tc>
          <w:tcPr>
            <w:tcW w:w="2801" w:type="dxa"/>
          </w:tcPr>
          <w:p w14:paraId="706112D6" w14:textId="44024CDC" w:rsidR="000136E5" w:rsidRDefault="00303D44" w:rsidP="00F334DD">
            <w:r>
              <w:t>PMUX_A</w:t>
            </w:r>
          </w:p>
        </w:tc>
        <w:tc>
          <w:tcPr>
            <w:tcW w:w="1818" w:type="dxa"/>
          </w:tcPr>
          <w:p w14:paraId="571C89A9" w14:textId="0C8A7927" w:rsidR="000136E5" w:rsidRDefault="000136E5" w:rsidP="00F334DD"/>
        </w:tc>
      </w:tr>
      <w:tr w:rsidR="009A7FC6" w14:paraId="1B73ED85" w14:textId="77777777" w:rsidTr="00F360FB">
        <w:tc>
          <w:tcPr>
            <w:tcW w:w="2478" w:type="dxa"/>
            <w:vAlign w:val="bottom"/>
          </w:tcPr>
          <w:p w14:paraId="0BCE43EB" w14:textId="6742C33E" w:rsidR="009A7FC6" w:rsidRDefault="00F14473" w:rsidP="009A7FC6">
            <w:proofErr w:type="spellStart"/>
            <w:r>
              <w:t>d_tm_en_pmux_</w:t>
            </w:r>
            <w:proofErr w:type="gramStart"/>
            <w:r>
              <w:t>d</w:t>
            </w:r>
            <w:proofErr w:type="spellEnd"/>
            <w:r>
              <w:t>[</w:t>
            </w:r>
            <w:proofErr w:type="gramEnd"/>
            <w:r>
              <w:t>1:0]</w:t>
            </w:r>
          </w:p>
        </w:tc>
        <w:tc>
          <w:tcPr>
            <w:tcW w:w="2070" w:type="dxa"/>
          </w:tcPr>
          <w:p w14:paraId="031033B0" w14:textId="58E2D17D" w:rsidR="009A7FC6" w:rsidRDefault="00303D44" w:rsidP="009A7FC6">
            <w:r>
              <w:t>TM_PMUX</w:t>
            </w:r>
          </w:p>
        </w:tc>
        <w:tc>
          <w:tcPr>
            <w:tcW w:w="2801" w:type="dxa"/>
          </w:tcPr>
          <w:p w14:paraId="1F9BABF3" w14:textId="12B0407D" w:rsidR="009A7FC6" w:rsidRDefault="00303D44" w:rsidP="009A7FC6">
            <w:r>
              <w:t>PMUX_D</w:t>
            </w:r>
          </w:p>
        </w:tc>
        <w:tc>
          <w:tcPr>
            <w:tcW w:w="1818" w:type="dxa"/>
          </w:tcPr>
          <w:p w14:paraId="322047EC" w14:textId="41CA8B97" w:rsidR="009A7FC6" w:rsidRDefault="009A7FC6" w:rsidP="009A7FC6"/>
        </w:tc>
      </w:tr>
      <w:tr w:rsidR="00F360FB" w14:paraId="0E5FCEDB" w14:textId="77777777" w:rsidTr="00F360FB">
        <w:tc>
          <w:tcPr>
            <w:tcW w:w="2478" w:type="dxa"/>
            <w:vAlign w:val="bottom"/>
          </w:tcPr>
          <w:p w14:paraId="7B87858A" w14:textId="62DE97D9" w:rsidR="00F360FB" w:rsidRDefault="00303D44" w:rsidP="00F360FB">
            <w:r>
              <w:t>d_tm_i2</w:t>
            </w:r>
            <w:proofErr w:type="gramStart"/>
            <w:r>
              <w:t>c[</w:t>
            </w:r>
            <w:proofErr w:type="gramEnd"/>
            <w:r>
              <w:t>1:0]</w:t>
            </w:r>
          </w:p>
        </w:tc>
        <w:tc>
          <w:tcPr>
            <w:tcW w:w="2070" w:type="dxa"/>
          </w:tcPr>
          <w:p w14:paraId="191AE676" w14:textId="45AFCAD2" w:rsidR="00F360FB" w:rsidRDefault="00303D44" w:rsidP="00F360FB">
            <w:r>
              <w:t>TM_I2C</w:t>
            </w:r>
          </w:p>
        </w:tc>
        <w:tc>
          <w:tcPr>
            <w:tcW w:w="2801" w:type="dxa"/>
          </w:tcPr>
          <w:p w14:paraId="380802ED" w14:textId="3718056B" w:rsidR="00F360FB" w:rsidRDefault="00303D44" w:rsidP="00F360FB">
            <w:r>
              <w:t>TM_I2C</w:t>
            </w:r>
          </w:p>
        </w:tc>
        <w:tc>
          <w:tcPr>
            <w:tcW w:w="1818" w:type="dxa"/>
          </w:tcPr>
          <w:p w14:paraId="26651192" w14:textId="77777777" w:rsidR="00F360FB" w:rsidRDefault="00F360FB" w:rsidP="00F360FB"/>
        </w:tc>
      </w:tr>
      <w:tr w:rsidR="00F360FB" w14:paraId="1450DA63" w14:textId="77777777" w:rsidTr="00F360FB">
        <w:tc>
          <w:tcPr>
            <w:tcW w:w="2478" w:type="dxa"/>
            <w:vAlign w:val="bottom"/>
          </w:tcPr>
          <w:p w14:paraId="496BD76A" w14:textId="29013A97" w:rsidR="00F360FB" w:rsidRDefault="00F14473" w:rsidP="00F360FB">
            <w:proofErr w:type="spellStart"/>
            <w:r>
              <w:t>d_tm_porb</w:t>
            </w:r>
            <w:proofErr w:type="spellEnd"/>
          </w:p>
        </w:tc>
        <w:tc>
          <w:tcPr>
            <w:tcW w:w="2070" w:type="dxa"/>
          </w:tcPr>
          <w:p w14:paraId="4933DE04" w14:textId="29CB4D3B" w:rsidR="00F360FB" w:rsidRDefault="00303D44" w:rsidP="00F360FB">
            <w:r>
              <w:t>TM_REF</w:t>
            </w:r>
          </w:p>
        </w:tc>
        <w:tc>
          <w:tcPr>
            <w:tcW w:w="2801" w:type="dxa"/>
          </w:tcPr>
          <w:p w14:paraId="65D9177E" w14:textId="22FE316F" w:rsidR="00F360FB" w:rsidRDefault="00303D44" w:rsidP="00F360FB">
            <w:r>
              <w:t>PORB</w:t>
            </w:r>
          </w:p>
        </w:tc>
        <w:tc>
          <w:tcPr>
            <w:tcW w:w="1818" w:type="dxa"/>
          </w:tcPr>
          <w:p w14:paraId="54672705" w14:textId="1B25335D" w:rsidR="00F360FB" w:rsidRDefault="00F360FB" w:rsidP="00F360FB"/>
        </w:tc>
      </w:tr>
      <w:tr w:rsidR="00F360FB" w14:paraId="75954F09" w14:textId="77777777" w:rsidTr="00F360FB">
        <w:tc>
          <w:tcPr>
            <w:tcW w:w="2478" w:type="dxa"/>
            <w:vAlign w:val="bottom"/>
          </w:tcPr>
          <w:p w14:paraId="26DE93C2" w14:textId="42C4A9FF" w:rsidR="00F360FB" w:rsidRDefault="00F14473" w:rsidP="00F360FB">
            <w:proofErr w:type="spellStart"/>
            <w:r>
              <w:t>d_tm_refbias</w:t>
            </w:r>
            <w:proofErr w:type="spellEnd"/>
          </w:p>
        </w:tc>
        <w:tc>
          <w:tcPr>
            <w:tcW w:w="2070" w:type="dxa"/>
          </w:tcPr>
          <w:p w14:paraId="43D739C4" w14:textId="184DCF1C" w:rsidR="00F360FB" w:rsidRDefault="00303D44" w:rsidP="00F360FB">
            <w:r>
              <w:t>TM_REF</w:t>
            </w:r>
          </w:p>
        </w:tc>
        <w:tc>
          <w:tcPr>
            <w:tcW w:w="2801" w:type="dxa"/>
          </w:tcPr>
          <w:p w14:paraId="32CFE833" w14:textId="287A5CE6" w:rsidR="00F360FB" w:rsidRDefault="00303D44" w:rsidP="00F360FB">
            <w:r>
              <w:t>REFBIAS</w:t>
            </w:r>
          </w:p>
        </w:tc>
        <w:tc>
          <w:tcPr>
            <w:tcW w:w="1818" w:type="dxa"/>
          </w:tcPr>
          <w:p w14:paraId="6D0BB7C1" w14:textId="77777777" w:rsidR="00F360FB" w:rsidRDefault="00F360FB" w:rsidP="00F360FB"/>
        </w:tc>
      </w:tr>
      <w:tr w:rsidR="00F360FB" w14:paraId="18011EA3" w14:textId="77777777" w:rsidTr="00F360FB">
        <w:tc>
          <w:tcPr>
            <w:tcW w:w="2478" w:type="dxa"/>
            <w:vAlign w:val="bottom"/>
          </w:tcPr>
          <w:p w14:paraId="508127AA" w14:textId="51971C74" w:rsidR="00F360FB" w:rsidRDefault="00F14473" w:rsidP="00F360FB">
            <w:proofErr w:type="spellStart"/>
            <w:r>
              <w:t>d_tm_testaddr_</w:t>
            </w:r>
            <w:proofErr w:type="gramStart"/>
            <w:r>
              <w:t>a</w:t>
            </w:r>
            <w:proofErr w:type="spellEnd"/>
            <w:r>
              <w:t>[</w:t>
            </w:r>
            <w:proofErr w:type="gramEnd"/>
            <w:r>
              <w:t>7:0]</w:t>
            </w:r>
          </w:p>
        </w:tc>
        <w:tc>
          <w:tcPr>
            <w:tcW w:w="2070" w:type="dxa"/>
          </w:tcPr>
          <w:p w14:paraId="05DB8545" w14:textId="6393ED0D" w:rsidR="00F360FB" w:rsidRDefault="00303D44" w:rsidP="00F360FB">
            <w:r>
              <w:t>TM_ADDR_A</w:t>
            </w:r>
          </w:p>
        </w:tc>
        <w:tc>
          <w:tcPr>
            <w:tcW w:w="2801" w:type="dxa"/>
          </w:tcPr>
          <w:p w14:paraId="519459BE" w14:textId="3B6C27D0" w:rsidR="00F360FB" w:rsidRDefault="00303D44" w:rsidP="00F360FB">
            <w:r>
              <w:t>ADDR_A</w:t>
            </w:r>
          </w:p>
        </w:tc>
        <w:tc>
          <w:tcPr>
            <w:tcW w:w="1818" w:type="dxa"/>
          </w:tcPr>
          <w:p w14:paraId="4343B846" w14:textId="77777777" w:rsidR="00F360FB" w:rsidRDefault="00F360FB" w:rsidP="00F360FB"/>
        </w:tc>
      </w:tr>
      <w:tr w:rsidR="00F360FB" w14:paraId="40A9C88B" w14:textId="77777777" w:rsidTr="00F360FB">
        <w:tc>
          <w:tcPr>
            <w:tcW w:w="2478" w:type="dxa"/>
            <w:vAlign w:val="bottom"/>
          </w:tcPr>
          <w:p w14:paraId="7E011872" w14:textId="7304CDC9" w:rsidR="00F360FB" w:rsidRDefault="00F14473" w:rsidP="00F360FB">
            <w:proofErr w:type="spellStart"/>
            <w:r>
              <w:t>d_tm_testaddr_</w:t>
            </w:r>
            <w:proofErr w:type="gramStart"/>
            <w:r>
              <w:t>d</w:t>
            </w:r>
            <w:proofErr w:type="spellEnd"/>
            <w:r>
              <w:t>[</w:t>
            </w:r>
            <w:proofErr w:type="gramEnd"/>
            <w:r>
              <w:t>7:0]</w:t>
            </w:r>
          </w:p>
        </w:tc>
        <w:tc>
          <w:tcPr>
            <w:tcW w:w="2070" w:type="dxa"/>
          </w:tcPr>
          <w:p w14:paraId="0B13C753" w14:textId="0D451761" w:rsidR="00F360FB" w:rsidRDefault="00303D44" w:rsidP="00F360FB">
            <w:r>
              <w:t>TM_ADDR_D</w:t>
            </w:r>
          </w:p>
        </w:tc>
        <w:tc>
          <w:tcPr>
            <w:tcW w:w="2801" w:type="dxa"/>
          </w:tcPr>
          <w:p w14:paraId="10D28303" w14:textId="1F7250A5" w:rsidR="00F360FB" w:rsidRDefault="00303D44" w:rsidP="00F360FB">
            <w:r>
              <w:t>ADDR_D</w:t>
            </w:r>
          </w:p>
        </w:tc>
        <w:tc>
          <w:tcPr>
            <w:tcW w:w="1818" w:type="dxa"/>
          </w:tcPr>
          <w:p w14:paraId="76F8C4FB" w14:textId="77777777" w:rsidR="00F360FB" w:rsidRDefault="00F360FB" w:rsidP="00F360FB"/>
        </w:tc>
      </w:tr>
    </w:tbl>
    <w:p w14:paraId="7A497C11" w14:textId="77777777" w:rsidR="009061B2" w:rsidRDefault="009061B2"/>
    <w:p w14:paraId="0AB0DF0C" w14:textId="4FDD5D1A" w:rsidR="00157ED8" w:rsidRDefault="00157ED8">
      <w:r>
        <w:br w:type="page"/>
      </w:r>
    </w:p>
    <w:p w14:paraId="462B34C1" w14:textId="24306BAB" w:rsidR="0004439B" w:rsidRDefault="0004439B" w:rsidP="0004439B">
      <w:pPr>
        <w:pStyle w:val="Heading2"/>
      </w:pPr>
      <w:bookmarkStart w:id="576" w:name="_Toc144120396"/>
      <w:r>
        <w:lastRenderedPageBreak/>
        <w:t>Overriding Digital</w:t>
      </w:r>
      <w:r w:rsidR="00A56AB0">
        <w:t>-to-Analog</w:t>
      </w:r>
      <w:r>
        <w:t xml:space="preserve"> Output</w:t>
      </w:r>
      <w:r w:rsidR="00A56AB0">
        <w:t xml:space="preserve"> Signals</w:t>
      </w:r>
      <w:bookmarkEnd w:id="576"/>
    </w:p>
    <w:p w14:paraId="5CBA7E0A" w14:textId="4373EE40" w:rsidR="005464C3" w:rsidRDefault="00981EF3" w:rsidP="00AF1FAD">
      <w:r>
        <w:t xml:space="preserve">Each </w:t>
      </w:r>
      <w:proofErr w:type="spellStart"/>
      <w:r w:rsidR="00303D44" w:rsidRPr="00303D44">
        <w:rPr>
          <w:rFonts w:ascii="Consolas" w:hAnsi="Consolas"/>
        </w:rPr>
        <w:t>vader_digtop</w:t>
      </w:r>
      <w:proofErr w:type="spellEnd"/>
      <w:r w:rsidR="00303D44">
        <w:t xml:space="preserve"> </w:t>
      </w:r>
      <w:r>
        <w:t xml:space="preserve">output can be individually </w:t>
      </w:r>
      <w:r w:rsidR="00303D44">
        <w:t>controlled</w:t>
      </w:r>
      <w:r>
        <w:t xml:space="preserve"> via writes to </w:t>
      </w:r>
      <w:ins w:id="577" w:author="Robert Macomber" w:date="2023-08-28T13:05:00Z">
        <w:r w:rsidR="00715491">
          <w:t>I</w:t>
        </w:r>
        <w:r w:rsidR="00715491" w:rsidRPr="001E77D8">
          <w:rPr>
            <w:vertAlign w:val="superscript"/>
          </w:rPr>
          <w:t>2</w:t>
        </w:r>
        <w:r w:rsidR="00715491">
          <w:t>C</w:t>
        </w:r>
        <w:r w:rsidR="00715491" w:rsidDel="00715491">
          <w:t xml:space="preserve"> </w:t>
        </w:r>
      </w:ins>
      <w:del w:id="578" w:author="Robert Macomber" w:date="2023-08-28T13:05:00Z">
        <w:r w:rsidDel="00715491">
          <w:delText>I2C</w:delText>
        </w:r>
      </w:del>
      <w:r>
        <w:t>-accessible registers.</w:t>
      </w:r>
      <w:r w:rsidR="00071FCE">
        <w:t xml:space="preserve">  </w:t>
      </w:r>
      <w:r w:rsidR="00303D44">
        <w:t xml:space="preserve">For dynamically changing outputs an override capability is provided via the TM_OVER0, TM_OVER1, TM_OVER2 and TM_OVER3 I2C registers.  </w:t>
      </w:r>
      <w:r w:rsidR="00071FCE">
        <w:t xml:space="preserve">The override register field for each overridden signal consists of two bits, where the MSB enables the signal </w:t>
      </w:r>
      <w:proofErr w:type="gramStart"/>
      <w:r w:rsidR="00071FCE">
        <w:t>override</w:t>
      </w:r>
      <w:proofErr w:type="gramEnd"/>
      <w:r w:rsidR="00071FCE">
        <w:t xml:space="preserve"> and the LSB gives the forced value.</w:t>
      </w:r>
    </w:p>
    <w:p w14:paraId="7239350F" w14:textId="11E6ABFC" w:rsidR="0001390B" w:rsidRDefault="0001390B" w:rsidP="0001390B">
      <w:pPr>
        <w:pStyle w:val="Caption"/>
        <w:keepNext/>
        <w:jc w:val="center"/>
      </w:pPr>
      <w:bookmarkStart w:id="579" w:name="_Toc137132983"/>
      <w:r>
        <w:t xml:space="preserve">Table </w:t>
      </w:r>
      <w:fldSimple w:instr=" SEQ Table \* ARABIC ">
        <w:r w:rsidR="009759C0">
          <w:rPr>
            <w:noProof/>
          </w:rPr>
          <w:t>8</w:t>
        </w:r>
      </w:fldSimple>
      <w:r>
        <w:t>:  Output Signal Override Field</w:t>
      </w:r>
      <w:bookmarkEnd w:id="57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1980"/>
      </w:tblGrid>
      <w:tr w:rsidR="0001390B" w14:paraId="0952E954" w14:textId="46E4A7A7" w:rsidTr="0001390B">
        <w:trPr>
          <w:jc w:val="center"/>
        </w:trPr>
        <w:tc>
          <w:tcPr>
            <w:tcW w:w="2335" w:type="dxa"/>
          </w:tcPr>
          <w:p w14:paraId="7CCBDB66" w14:textId="40AFBEB2" w:rsidR="0001390B" w:rsidRDefault="0001390B" w:rsidP="00AF1FAD">
            <w:r>
              <w:t>Register Override Field</w:t>
            </w:r>
          </w:p>
        </w:tc>
        <w:tc>
          <w:tcPr>
            <w:tcW w:w="1980" w:type="dxa"/>
          </w:tcPr>
          <w:p w14:paraId="33ACDACE" w14:textId="65DC0E5D" w:rsidR="0001390B" w:rsidRDefault="0001390B" w:rsidP="00AF1FAD">
            <w:r>
              <w:t>Output Signal State</w:t>
            </w:r>
          </w:p>
        </w:tc>
      </w:tr>
      <w:tr w:rsidR="0001390B" w14:paraId="195C5555" w14:textId="18692179" w:rsidTr="0001390B">
        <w:trPr>
          <w:jc w:val="center"/>
        </w:trPr>
        <w:tc>
          <w:tcPr>
            <w:tcW w:w="2335" w:type="dxa"/>
          </w:tcPr>
          <w:p w14:paraId="4CCE02D9" w14:textId="639443C0" w:rsidR="0001390B" w:rsidRDefault="0001390B" w:rsidP="003B5CA6">
            <w:pPr>
              <w:jc w:val="center"/>
            </w:pPr>
            <w:r>
              <w:t>00b</w:t>
            </w:r>
          </w:p>
        </w:tc>
        <w:tc>
          <w:tcPr>
            <w:tcW w:w="1980" w:type="dxa"/>
          </w:tcPr>
          <w:p w14:paraId="165015AD" w14:textId="5735CB6C" w:rsidR="0001390B" w:rsidRDefault="0001390B" w:rsidP="00AF1FAD">
            <w:r>
              <w:t>normal operation</w:t>
            </w:r>
          </w:p>
        </w:tc>
      </w:tr>
      <w:tr w:rsidR="0001390B" w14:paraId="1404005D" w14:textId="78183787" w:rsidTr="0001390B">
        <w:trPr>
          <w:jc w:val="center"/>
        </w:trPr>
        <w:tc>
          <w:tcPr>
            <w:tcW w:w="2335" w:type="dxa"/>
          </w:tcPr>
          <w:p w14:paraId="06425C4C" w14:textId="67DE4D1C" w:rsidR="0001390B" w:rsidRDefault="0001390B" w:rsidP="003B5CA6">
            <w:pPr>
              <w:jc w:val="center"/>
            </w:pPr>
            <w:r>
              <w:t>01b</w:t>
            </w:r>
          </w:p>
        </w:tc>
        <w:tc>
          <w:tcPr>
            <w:tcW w:w="1980" w:type="dxa"/>
          </w:tcPr>
          <w:p w14:paraId="3ADB8ED9" w14:textId="0E75F2B6" w:rsidR="0001390B" w:rsidRDefault="0001390B" w:rsidP="00AF1FAD">
            <w:r>
              <w:t>normal operation</w:t>
            </w:r>
          </w:p>
        </w:tc>
      </w:tr>
      <w:tr w:rsidR="0001390B" w14:paraId="0DAC42AB" w14:textId="1B2E4726" w:rsidTr="0001390B">
        <w:trPr>
          <w:jc w:val="center"/>
        </w:trPr>
        <w:tc>
          <w:tcPr>
            <w:tcW w:w="2335" w:type="dxa"/>
          </w:tcPr>
          <w:p w14:paraId="788EA7FA" w14:textId="0889198F" w:rsidR="0001390B" w:rsidRDefault="0001390B" w:rsidP="003B5CA6">
            <w:pPr>
              <w:jc w:val="center"/>
            </w:pPr>
            <w:r>
              <w:t>10b</w:t>
            </w:r>
          </w:p>
        </w:tc>
        <w:tc>
          <w:tcPr>
            <w:tcW w:w="1980" w:type="dxa"/>
          </w:tcPr>
          <w:p w14:paraId="13CF2ADE" w14:textId="6EDA55BF" w:rsidR="0001390B" w:rsidRDefault="0001390B" w:rsidP="00AF1FAD">
            <w:r>
              <w:t>force output low</w:t>
            </w:r>
          </w:p>
        </w:tc>
      </w:tr>
      <w:tr w:rsidR="0001390B" w14:paraId="084F1558" w14:textId="501424F3" w:rsidTr="0001390B">
        <w:trPr>
          <w:jc w:val="center"/>
        </w:trPr>
        <w:tc>
          <w:tcPr>
            <w:tcW w:w="2335" w:type="dxa"/>
          </w:tcPr>
          <w:p w14:paraId="2486608E" w14:textId="3D4E4BF7" w:rsidR="0001390B" w:rsidRDefault="0001390B" w:rsidP="003B5CA6">
            <w:pPr>
              <w:jc w:val="center"/>
            </w:pPr>
            <w:r>
              <w:t>11b</w:t>
            </w:r>
          </w:p>
        </w:tc>
        <w:tc>
          <w:tcPr>
            <w:tcW w:w="1980" w:type="dxa"/>
          </w:tcPr>
          <w:p w14:paraId="5232F789" w14:textId="5F6EA436" w:rsidR="0001390B" w:rsidRDefault="0001390B" w:rsidP="00AF1FAD">
            <w:r>
              <w:t>force output high</w:t>
            </w:r>
          </w:p>
        </w:tc>
      </w:tr>
    </w:tbl>
    <w:p w14:paraId="6F57B5A0" w14:textId="77777777" w:rsidR="00157ED8" w:rsidRDefault="00157ED8" w:rsidP="00AF1FAD"/>
    <w:p w14:paraId="52ACBBEB" w14:textId="43A665E7" w:rsidR="009061B2" w:rsidRDefault="009061B2" w:rsidP="009061B2">
      <w:pPr>
        <w:pStyle w:val="Caption"/>
        <w:keepNext/>
        <w:jc w:val="center"/>
      </w:pPr>
      <w:bookmarkStart w:id="580" w:name="_Toc137132984"/>
      <w:r>
        <w:t xml:space="preserve">Table </w:t>
      </w:r>
      <w:fldSimple w:instr=" SEQ Table \* ARABIC ">
        <w:r w:rsidR="009759C0">
          <w:rPr>
            <w:noProof/>
          </w:rPr>
          <w:t>9</w:t>
        </w:r>
      </w:fldSimple>
      <w:r>
        <w:t>:</w:t>
      </w:r>
      <w:r w:rsidR="002376A7">
        <w:t xml:space="preserve">  </w:t>
      </w:r>
      <w:r>
        <w:t>Output Overrides</w:t>
      </w:r>
      <w:bookmarkEnd w:id="580"/>
    </w:p>
    <w:tbl>
      <w:tblPr>
        <w:tblStyle w:val="TableGrid"/>
        <w:tblW w:w="9167" w:type="dxa"/>
        <w:tblLook w:val="04A0" w:firstRow="1" w:lastRow="0" w:firstColumn="1" w:lastColumn="0" w:noHBand="0" w:noVBand="1"/>
      </w:tblPr>
      <w:tblGrid>
        <w:gridCol w:w="2528"/>
        <w:gridCol w:w="2139"/>
        <w:gridCol w:w="2413"/>
        <w:gridCol w:w="2087"/>
      </w:tblGrid>
      <w:tr w:rsidR="00981EF3" w14:paraId="5629667C" w14:textId="77777777" w:rsidTr="00F334DD">
        <w:tc>
          <w:tcPr>
            <w:tcW w:w="2528" w:type="dxa"/>
          </w:tcPr>
          <w:p w14:paraId="149F45E9" w14:textId="77777777" w:rsidR="00981EF3" w:rsidRDefault="00981EF3" w:rsidP="00F334DD">
            <w:r>
              <w:t>Signal</w:t>
            </w:r>
          </w:p>
        </w:tc>
        <w:tc>
          <w:tcPr>
            <w:tcW w:w="2139" w:type="dxa"/>
          </w:tcPr>
          <w:p w14:paraId="3D49ABE6" w14:textId="2786DB4B" w:rsidR="00981EF3" w:rsidRDefault="00981EF3" w:rsidP="00F334DD">
            <w:r>
              <w:t>Registers</w:t>
            </w:r>
          </w:p>
        </w:tc>
        <w:tc>
          <w:tcPr>
            <w:tcW w:w="2413" w:type="dxa"/>
          </w:tcPr>
          <w:p w14:paraId="4E546F7E" w14:textId="77777777" w:rsidR="00981EF3" w:rsidRDefault="00981EF3" w:rsidP="00F334DD">
            <w:r>
              <w:t>Field</w:t>
            </w:r>
          </w:p>
        </w:tc>
        <w:tc>
          <w:tcPr>
            <w:tcW w:w="2087" w:type="dxa"/>
          </w:tcPr>
          <w:p w14:paraId="184625EB" w14:textId="77777777" w:rsidR="00981EF3" w:rsidRDefault="00981EF3" w:rsidP="00F334DD">
            <w:r>
              <w:t>Notes</w:t>
            </w:r>
          </w:p>
        </w:tc>
      </w:tr>
      <w:tr w:rsidR="00981EF3" w14:paraId="3056355B" w14:textId="77777777" w:rsidTr="0004439B">
        <w:tc>
          <w:tcPr>
            <w:tcW w:w="2528" w:type="dxa"/>
            <w:vAlign w:val="center"/>
          </w:tcPr>
          <w:p w14:paraId="0D4D9325" w14:textId="05BE1CEB" w:rsidR="00981EF3" w:rsidRDefault="005D536B" w:rsidP="0004439B">
            <w:proofErr w:type="spellStart"/>
            <w:r>
              <w:t>d_boost_mode</w:t>
            </w:r>
            <w:proofErr w:type="spellEnd"/>
          </w:p>
        </w:tc>
        <w:tc>
          <w:tcPr>
            <w:tcW w:w="2139" w:type="dxa"/>
            <w:vAlign w:val="center"/>
          </w:tcPr>
          <w:p w14:paraId="74129BB9" w14:textId="0E5A40D7" w:rsidR="00981EF3" w:rsidRDefault="007F03EA" w:rsidP="0004439B">
            <w:r>
              <w:t>TM_OVER0</w:t>
            </w:r>
          </w:p>
        </w:tc>
        <w:tc>
          <w:tcPr>
            <w:tcW w:w="2413" w:type="dxa"/>
            <w:vAlign w:val="center"/>
          </w:tcPr>
          <w:p w14:paraId="08ED0BA3" w14:textId="1886A60C" w:rsidR="00981EF3" w:rsidRDefault="007F03EA" w:rsidP="0004439B">
            <w:r>
              <w:t>OV_</w:t>
            </w:r>
            <w:r w:rsidR="005D536B">
              <w:t>BOOST_MODE</w:t>
            </w:r>
          </w:p>
        </w:tc>
        <w:tc>
          <w:tcPr>
            <w:tcW w:w="2087" w:type="dxa"/>
            <w:vAlign w:val="center"/>
          </w:tcPr>
          <w:p w14:paraId="08E41069" w14:textId="305732BD" w:rsidR="00981EF3" w:rsidRDefault="00981EF3" w:rsidP="0004439B"/>
        </w:tc>
      </w:tr>
      <w:tr w:rsidR="00981EF3" w14:paraId="5245D105" w14:textId="77777777" w:rsidTr="0004439B">
        <w:tc>
          <w:tcPr>
            <w:tcW w:w="2528" w:type="dxa"/>
            <w:vAlign w:val="center"/>
          </w:tcPr>
          <w:p w14:paraId="7649BA26" w14:textId="442DF42E" w:rsidR="00981EF3" w:rsidRDefault="005D536B" w:rsidP="0004439B">
            <w:proofErr w:type="spellStart"/>
            <w:r>
              <w:t>d_</w:t>
            </w:r>
            <w:proofErr w:type="gramStart"/>
            <w:r>
              <w:t>ratio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2139" w:type="dxa"/>
            <w:vAlign w:val="center"/>
          </w:tcPr>
          <w:p w14:paraId="057738B2" w14:textId="2817528F" w:rsidR="00981EF3" w:rsidRDefault="007F03EA" w:rsidP="0004439B">
            <w:r>
              <w:t>TM_OVER0</w:t>
            </w:r>
          </w:p>
        </w:tc>
        <w:tc>
          <w:tcPr>
            <w:tcW w:w="2413" w:type="dxa"/>
            <w:vAlign w:val="center"/>
          </w:tcPr>
          <w:p w14:paraId="49C6C5ED" w14:textId="2552553F" w:rsidR="00981EF3" w:rsidRDefault="007F03EA" w:rsidP="0004439B">
            <w:r>
              <w:t>OV_</w:t>
            </w:r>
            <w:r w:rsidR="005D536B">
              <w:t>RATIO0</w:t>
            </w:r>
          </w:p>
        </w:tc>
        <w:tc>
          <w:tcPr>
            <w:tcW w:w="2087" w:type="dxa"/>
            <w:vAlign w:val="center"/>
          </w:tcPr>
          <w:p w14:paraId="69A3F6F4" w14:textId="36E5D5F1" w:rsidR="00981EF3" w:rsidRDefault="00981EF3" w:rsidP="0004439B"/>
        </w:tc>
      </w:tr>
      <w:tr w:rsidR="00981EF3" w14:paraId="0354AE4A" w14:textId="77777777" w:rsidTr="0004439B">
        <w:tc>
          <w:tcPr>
            <w:tcW w:w="2528" w:type="dxa"/>
            <w:vAlign w:val="center"/>
          </w:tcPr>
          <w:p w14:paraId="5B70999C" w14:textId="6400B647" w:rsidR="00981EF3" w:rsidRDefault="005D536B" w:rsidP="0004439B">
            <w:proofErr w:type="spellStart"/>
            <w:r>
              <w:t>d_</w:t>
            </w:r>
            <w:proofErr w:type="gramStart"/>
            <w:r>
              <w:t>ratio</w:t>
            </w:r>
            <w:proofErr w:type="spellEnd"/>
            <w:r>
              <w:t>[</w:t>
            </w:r>
            <w:proofErr w:type="gramEnd"/>
            <w:r>
              <w:t>1]</w:t>
            </w:r>
          </w:p>
        </w:tc>
        <w:tc>
          <w:tcPr>
            <w:tcW w:w="2139" w:type="dxa"/>
            <w:vAlign w:val="center"/>
          </w:tcPr>
          <w:p w14:paraId="09C1EBFD" w14:textId="5FD536DF" w:rsidR="00981EF3" w:rsidRDefault="007F03EA" w:rsidP="0004439B">
            <w:r>
              <w:t>TM_OVER0</w:t>
            </w:r>
          </w:p>
        </w:tc>
        <w:tc>
          <w:tcPr>
            <w:tcW w:w="2413" w:type="dxa"/>
            <w:vAlign w:val="center"/>
          </w:tcPr>
          <w:p w14:paraId="6F86F51E" w14:textId="5FD28068" w:rsidR="00981EF3" w:rsidRDefault="007F03EA" w:rsidP="0004439B">
            <w:r>
              <w:t>OV_</w:t>
            </w:r>
            <w:r w:rsidR="005D536B">
              <w:t>RATIO1</w:t>
            </w:r>
          </w:p>
        </w:tc>
        <w:tc>
          <w:tcPr>
            <w:tcW w:w="2087" w:type="dxa"/>
            <w:vAlign w:val="center"/>
          </w:tcPr>
          <w:p w14:paraId="2776602F" w14:textId="62BB623C" w:rsidR="00981EF3" w:rsidRDefault="00981EF3" w:rsidP="0004439B"/>
        </w:tc>
      </w:tr>
      <w:tr w:rsidR="007F03EA" w14:paraId="7A6D28FC" w14:textId="77777777" w:rsidTr="0004439B">
        <w:tc>
          <w:tcPr>
            <w:tcW w:w="2528" w:type="dxa"/>
            <w:vAlign w:val="center"/>
          </w:tcPr>
          <w:p w14:paraId="0D9A7D30" w14:textId="4B7D881F" w:rsidR="007F03EA" w:rsidRDefault="005D536B" w:rsidP="0004439B">
            <w:proofErr w:type="spellStart"/>
            <w:r>
              <w:t>d_cp_discharge</w:t>
            </w:r>
            <w:proofErr w:type="spellEnd"/>
          </w:p>
        </w:tc>
        <w:tc>
          <w:tcPr>
            <w:tcW w:w="2139" w:type="dxa"/>
            <w:vAlign w:val="center"/>
          </w:tcPr>
          <w:p w14:paraId="7AC15CAC" w14:textId="6C5628C3" w:rsidR="007F03EA" w:rsidRDefault="007F03EA" w:rsidP="0004439B">
            <w:r>
              <w:t>TM_OVER0</w:t>
            </w:r>
          </w:p>
        </w:tc>
        <w:tc>
          <w:tcPr>
            <w:tcW w:w="2413" w:type="dxa"/>
            <w:vAlign w:val="center"/>
          </w:tcPr>
          <w:p w14:paraId="670D2233" w14:textId="22DB02D6" w:rsidR="007F03EA" w:rsidRDefault="007F03EA" w:rsidP="0004439B">
            <w:r>
              <w:t>OV_</w:t>
            </w:r>
            <w:r w:rsidR="005D536B">
              <w:t>DISCHARGE</w:t>
            </w:r>
          </w:p>
        </w:tc>
        <w:tc>
          <w:tcPr>
            <w:tcW w:w="2087" w:type="dxa"/>
            <w:vAlign w:val="center"/>
          </w:tcPr>
          <w:p w14:paraId="7DE5F822" w14:textId="77777777" w:rsidR="007F03EA" w:rsidRDefault="007F03EA" w:rsidP="0004439B"/>
        </w:tc>
      </w:tr>
      <w:tr w:rsidR="00981EF3" w14:paraId="4A4F0833" w14:textId="77777777" w:rsidTr="0004439B">
        <w:tc>
          <w:tcPr>
            <w:tcW w:w="2528" w:type="dxa"/>
            <w:vAlign w:val="center"/>
          </w:tcPr>
          <w:p w14:paraId="62AEFDBC" w14:textId="7E9D038E" w:rsidR="00981EF3" w:rsidRDefault="005D536B" w:rsidP="0004439B">
            <w:proofErr w:type="spellStart"/>
            <w:r>
              <w:t>d_</w:t>
            </w:r>
            <w:proofErr w:type="gramStart"/>
            <w:r>
              <w:t>state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2139" w:type="dxa"/>
            <w:vAlign w:val="center"/>
          </w:tcPr>
          <w:p w14:paraId="6E48FF9F" w14:textId="5D1A6D5D" w:rsidR="00981EF3" w:rsidRDefault="007F03EA" w:rsidP="0004439B">
            <w:r>
              <w:t>TM_OVER1</w:t>
            </w:r>
          </w:p>
        </w:tc>
        <w:tc>
          <w:tcPr>
            <w:tcW w:w="2413" w:type="dxa"/>
            <w:vAlign w:val="center"/>
          </w:tcPr>
          <w:p w14:paraId="01835DF1" w14:textId="661CA653" w:rsidR="00981EF3" w:rsidRDefault="007F03EA" w:rsidP="0004439B">
            <w:r>
              <w:t>OV_</w:t>
            </w:r>
            <w:r w:rsidR="005D536B">
              <w:t>STATE0</w:t>
            </w:r>
          </w:p>
        </w:tc>
        <w:tc>
          <w:tcPr>
            <w:tcW w:w="2087" w:type="dxa"/>
            <w:vAlign w:val="center"/>
          </w:tcPr>
          <w:p w14:paraId="27B79EAD" w14:textId="7D3A261C" w:rsidR="00981EF3" w:rsidRDefault="00981EF3" w:rsidP="0004439B"/>
        </w:tc>
      </w:tr>
      <w:tr w:rsidR="00981EF3" w14:paraId="5DA797BF" w14:textId="77777777" w:rsidTr="0004439B">
        <w:tc>
          <w:tcPr>
            <w:tcW w:w="2528" w:type="dxa"/>
            <w:vAlign w:val="center"/>
          </w:tcPr>
          <w:p w14:paraId="54FA5817" w14:textId="6D5A3A65" w:rsidR="00981EF3" w:rsidRDefault="005D536B" w:rsidP="0004439B">
            <w:proofErr w:type="spellStart"/>
            <w:r>
              <w:t>d_</w:t>
            </w:r>
            <w:proofErr w:type="gramStart"/>
            <w:r>
              <w:t>state</w:t>
            </w:r>
            <w:proofErr w:type="spellEnd"/>
            <w:r>
              <w:t>[</w:t>
            </w:r>
            <w:proofErr w:type="gramEnd"/>
            <w:r>
              <w:t>1]</w:t>
            </w:r>
          </w:p>
        </w:tc>
        <w:tc>
          <w:tcPr>
            <w:tcW w:w="2139" w:type="dxa"/>
            <w:vAlign w:val="center"/>
          </w:tcPr>
          <w:p w14:paraId="23125E7F" w14:textId="411F6957" w:rsidR="00981EF3" w:rsidRDefault="007F03EA" w:rsidP="0004439B">
            <w:r>
              <w:t>TM_OVER1</w:t>
            </w:r>
          </w:p>
        </w:tc>
        <w:tc>
          <w:tcPr>
            <w:tcW w:w="2413" w:type="dxa"/>
            <w:vAlign w:val="center"/>
          </w:tcPr>
          <w:p w14:paraId="12BFF672" w14:textId="23BE7E2A" w:rsidR="00981EF3" w:rsidRDefault="007F03EA" w:rsidP="0004439B">
            <w:r>
              <w:t>OV_</w:t>
            </w:r>
            <w:r w:rsidR="005D536B">
              <w:t>STATE1</w:t>
            </w:r>
          </w:p>
        </w:tc>
        <w:tc>
          <w:tcPr>
            <w:tcW w:w="2087" w:type="dxa"/>
            <w:vAlign w:val="center"/>
          </w:tcPr>
          <w:p w14:paraId="695E31C1" w14:textId="0FBD3973" w:rsidR="00981EF3" w:rsidRDefault="00981EF3" w:rsidP="0004439B"/>
        </w:tc>
      </w:tr>
      <w:tr w:rsidR="00981EF3" w14:paraId="128C272C" w14:textId="77777777" w:rsidTr="0004439B">
        <w:tc>
          <w:tcPr>
            <w:tcW w:w="2528" w:type="dxa"/>
            <w:vAlign w:val="center"/>
          </w:tcPr>
          <w:p w14:paraId="0175640A" w14:textId="3D11D444" w:rsidR="00981EF3" w:rsidRDefault="005D536B" w:rsidP="0004439B">
            <w:proofErr w:type="spellStart"/>
            <w:r>
              <w:t>d_</w:t>
            </w:r>
            <w:proofErr w:type="gramStart"/>
            <w:r>
              <w:t>state</w:t>
            </w:r>
            <w:proofErr w:type="spellEnd"/>
            <w:r>
              <w:t>[</w:t>
            </w:r>
            <w:proofErr w:type="gramEnd"/>
            <w:r>
              <w:t>2]</w:t>
            </w:r>
          </w:p>
        </w:tc>
        <w:tc>
          <w:tcPr>
            <w:tcW w:w="2139" w:type="dxa"/>
            <w:vAlign w:val="center"/>
          </w:tcPr>
          <w:p w14:paraId="0F8B8B75" w14:textId="5D0F95BE" w:rsidR="00981EF3" w:rsidRDefault="007F03EA" w:rsidP="0004439B">
            <w:r>
              <w:t>TM_OVER1</w:t>
            </w:r>
          </w:p>
        </w:tc>
        <w:tc>
          <w:tcPr>
            <w:tcW w:w="2413" w:type="dxa"/>
            <w:vAlign w:val="center"/>
          </w:tcPr>
          <w:p w14:paraId="7771C757" w14:textId="418B531A" w:rsidR="00981EF3" w:rsidRDefault="007F03EA" w:rsidP="0004439B">
            <w:r>
              <w:t>OV_S</w:t>
            </w:r>
            <w:r w:rsidR="005D536B">
              <w:t>TATE2</w:t>
            </w:r>
          </w:p>
        </w:tc>
        <w:tc>
          <w:tcPr>
            <w:tcW w:w="2087" w:type="dxa"/>
            <w:vAlign w:val="center"/>
          </w:tcPr>
          <w:p w14:paraId="62F95704" w14:textId="128D79E3" w:rsidR="00981EF3" w:rsidRDefault="00981EF3" w:rsidP="0004439B"/>
        </w:tc>
      </w:tr>
      <w:tr w:rsidR="00981EF3" w14:paraId="0FFBA3ED" w14:textId="77777777" w:rsidTr="0004439B">
        <w:tc>
          <w:tcPr>
            <w:tcW w:w="2528" w:type="dxa"/>
            <w:vAlign w:val="center"/>
          </w:tcPr>
          <w:p w14:paraId="714DA3BE" w14:textId="56B4E25E" w:rsidR="00981EF3" w:rsidRDefault="005D536B" w:rsidP="0004439B">
            <w:proofErr w:type="spellStart"/>
            <w:r>
              <w:t>d_en_cp</w:t>
            </w:r>
            <w:proofErr w:type="spellEnd"/>
          </w:p>
        </w:tc>
        <w:tc>
          <w:tcPr>
            <w:tcW w:w="2139" w:type="dxa"/>
            <w:vAlign w:val="center"/>
          </w:tcPr>
          <w:p w14:paraId="4A8FA5A9" w14:textId="15FB10A8" w:rsidR="00981EF3" w:rsidRDefault="007F03EA" w:rsidP="0004439B">
            <w:r>
              <w:t>TM_OVER1</w:t>
            </w:r>
          </w:p>
        </w:tc>
        <w:tc>
          <w:tcPr>
            <w:tcW w:w="2413" w:type="dxa"/>
            <w:vAlign w:val="center"/>
          </w:tcPr>
          <w:p w14:paraId="03D32522" w14:textId="0E1B4D7A" w:rsidR="00981EF3" w:rsidRDefault="007F03EA" w:rsidP="0004439B">
            <w:r>
              <w:t>OV_</w:t>
            </w:r>
            <w:r w:rsidR="005D536B">
              <w:t>EN_CP</w:t>
            </w:r>
          </w:p>
        </w:tc>
        <w:tc>
          <w:tcPr>
            <w:tcW w:w="2087" w:type="dxa"/>
            <w:vAlign w:val="center"/>
          </w:tcPr>
          <w:p w14:paraId="56442992" w14:textId="77777777" w:rsidR="00981EF3" w:rsidRDefault="00981EF3" w:rsidP="0004439B">
            <w:pPr>
              <w:keepNext/>
            </w:pPr>
          </w:p>
        </w:tc>
      </w:tr>
      <w:tr w:rsidR="00981EF3" w14:paraId="04385142" w14:textId="77777777" w:rsidTr="0004439B">
        <w:tc>
          <w:tcPr>
            <w:tcW w:w="2528" w:type="dxa"/>
            <w:vAlign w:val="center"/>
          </w:tcPr>
          <w:p w14:paraId="43CC856D" w14:textId="10B0A9C9" w:rsidR="00981EF3" w:rsidRDefault="005D536B" w:rsidP="0004439B">
            <w:proofErr w:type="spellStart"/>
            <w:r>
              <w:t>d_en_digital</w:t>
            </w:r>
            <w:proofErr w:type="spellEnd"/>
          </w:p>
        </w:tc>
        <w:tc>
          <w:tcPr>
            <w:tcW w:w="2139" w:type="dxa"/>
            <w:vAlign w:val="center"/>
          </w:tcPr>
          <w:p w14:paraId="182787A2" w14:textId="620EB28E" w:rsidR="00981EF3" w:rsidRDefault="007F03EA" w:rsidP="0004439B">
            <w:r>
              <w:t>TM_OVER2</w:t>
            </w:r>
          </w:p>
        </w:tc>
        <w:tc>
          <w:tcPr>
            <w:tcW w:w="2413" w:type="dxa"/>
            <w:vAlign w:val="center"/>
          </w:tcPr>
          <w:p w14:paraId="3F8B0DF2" w14:textId="5239DF07" w:rsidR="00981EF3" w:rsidRDefault="007F03EA" w:rsidP="0004439B">
            <w:r>
              <w:t>OV_</w:t>
            </w:r>
            <w:r w:rsidR="005D536B">
              <w:t>EN_DIGITAL</w:t>
            </w:r>
          </w:p>
        </w:tc>
        <w:tc>
          <w:tcPr>
            <w:tcW w:w="2087" w:type="dxa"/>
            <w:vAlign w:val="center"/>
          </w:tcPr>
          <w:p w14:paraId="54A2CA50" w14:textId="77777777" w:rsidR="00981EF3" w:rsidRDefault="00981EF3" w:rsidP="0004439B">
            <w:pPr>
              <w:keepNext/>
            </w:pPr>
          </w:p>
        </w:tc>
      </w:tr>
      <w:tr w:rsidR="00981EF3" w14:paraId="29940B3D" w14:textId="77777777" w:rsidTr="0004439B">
        <w:tc>
          <w:tcPr>
            <w:tcW w:w="2528" w:type="dxa"/>
            <w:vAlign w:val="center"/>
          </w:tcPr>
          <w:p w14:paraId="7F91FD8E" w14:textId="64EC0E37" w:rsidR="00981EF3" w:rsidRDefault="005D536B" w:rsidP="0004439B">
            <w:proofErr w:type="spellStart"/>
            <w:r>
              <w:t>d_pgate_en</w:t>
            </w:r>
            <w:proofErr w:type="spellEnd"/>
          </w:p>
        </w:tc>
        <w:tc>
          <w:tcPr>
            <w:tcW w:w="2139" w:type="dxa"/>
            <w:vAlign w:val="center"/>
          </w:tcPr>
          <w:p w14:paraId="1EB933B6" w14:textId="45D7BF21" w:rsidR="00981EF3" w:rsidRDefault="007F03EA" w:rsidP="0004439B">
            <w:r>
              <w:t>TM_OVER2</w:t>
            </w:r>
          </w:p>
        </w:tc>
        <w:tc>
          <w:tcPr>
            <w:tcW w:w="2413" w:type="dxa"/>
            <w:vAlign w:val="center"/>
          </w:tcPr>
          <w:p w14:paraId="4201A229" w14:textId="2A3908D6" w:rsidR="00981EF3" w:rsidRDefault="007F03EA" w:rsidP="0004439B">
            <w:r>
              <w:t>OV_</w:t>
            </w:r>
            <w:r w:rsidR="005D536B">
              <w:t>PGATE_EN</w:t>
            </w:r>
          </w:p>
        </w:tc>
        <w:tc>
          <w:tcPr>
            <w:tcW w:w="2087" w:type="dxa"/>
            <w:vAlign w:val="center"/>
          </w:tcPr>
          <w:p w14:paraId="53B6DEF4" w14:textId="77777777" w:rsidR="00981EF3" w:rsidRDefault="00981EF3" w:rsidP="0004439B">
            <w:pPr>
              <w:keepNext/>
            </w:pPr>
          </w:p>
        </w:tc>
      </w:tr>
      <w:tr w:rsidR="00981EF3" w14:paraId="3A2D3F6D" w14:textId="77777777" w:rsidTr="0004439B">
        <w:tc>
          <w:tcPr>
            <w:tcW w:w="2528" w:type="dxa"/>
            <w:vAlign w:val="center"/>
          </w:tcPr>
          <w:p w14:paraId="2F7FD969" w14:textId="7020AAA8" w:rsidR="00981EF3" w:rsidRDefault="005D536B" w:rsidP="0004439B">
            <w:proofErr w:type="spellStart"/>
            <w:r>
              <w:t>d_pgood_valid</w:t>
            </w:r>
            <w:proofErr w:type="spellEnd"/>
          </w:p>
        </w:tc>
        <w:tc>
          <w:tcPr>
            <w:tcW w:w="2139" w:type="dxa"/>
            <w:vAlign w:val="center"/>
          </w:tcPr>
          <w:p w14:paraId="56C4581A" w14:textId="30AA7D4F" w:rsidR="00981EF3" w:rsidRDefault="007F03EA" w:rsidP="0004439B">
            <w:r>
              <w:t>TM_OVER2</w:t>
            </w:r>
          </w:p>
        </w:tc>
        <w:tc>
          <w:tcPr>
            <w:tcW w:w="2413" w:type="dxa"/>
            <w:vAlign w:val="center"/>
          </w:tcPr>
          <w:p w14:paraId="4574B7CF" w14:textId="393C8155" w:rsidR="00981EF3" w:rsidRDefault="007F03EA" w:rsidP="0004439B">
            <w:r>
              <w:t>OV_PG</w:t>
            </w:r>
            <w:r w:rsidR="005D536B">
              <w:t>OOD_VALID</w:t>
            </w:r>
          </w:p>
        </w:tc>
        <w:tc>
          <w:tcPr>
            <w:tcW w:w="2087" w:type="dxa"/>
            <w:vAlign w:val="center"/>
          </w:tcPr>
          <w:p w14:paraId="29BC5C4A" w14:textId="77777777" w:rsidR="00981EF3" w:rsidRDefault="00981EF3" w:rsidP="0004439B">
            <w:pPr>
              <w:keepNext/>
            </w:pPr>
          </w:p>
        </w:tc>
      </w:tr>
      <w:tr w:rsidR="00981EF3" w14:paraId="508D4BC9" w14:textId="77777777" w:rsidTr="0004439B">
        <w:tc>
          <w:tcPr>
            <w:tcW w:w="2528" w:type="dxa"/>
            <w:vAlign w:val="center"/>
          </w:tcPr>
          <w:p w14:paraId="74E70971" w14:textId="404F5719" w:rsidR="00981EF3" w:rsidRDefault="005D536B" w:rsidP="0004439B">
            <w:proofErr w:type="spellStart"/>
            <w:r>
              <w:t>d_pgood_pd_n</w:t>
            </w:r>
            <w:proofErr w:type="spellEnd"/>
          </w:p>
        </w:tc>
        <w:tc>
          <w:tcPr>
            <w:tcW w:w="2139" w:type="dxa"/>
            <w:vAlign w:val="center"/>
          </w:tcPr>
          <w:p w14:paraId="5E6233E0" w14:textId="5E59AD2C" w:rsidR="00981EF3" w:rsidRDefault="00B80F52" w:rsidP="0004439B">
            <w:r>
              <w:t>TM_OVER2</w:t>
            </w:r>
          </w:p>
        </w:tc>
        <w:tc>
          <w:tcPr>
            <w:tcW w:w="2413" w:type="dxa"/>
            <w:vAlign w:val="center"/>
          </w:tcPr>
          <w:p w14:paraId="786D1414" w14:textId="2B521A29" w:rsidR="00981EF3" w:rsidRDefault="00B80F52" w:rsidP="0004439B">
            <w:r>
              <w:t>OV_</w:t>
            </w:r>
            <w:r w:rsidR="005D536B">
              <w:t>PGOOD_PD_N</w:t>
            </w:r>
          </w:p>
        </w:tc>
        <w:tc>
          <w:tcPr>
            <w:tcW w:w="2087" w:type="dxa"/>
            <w:vAlign w:val="center"/>
          </w:tcPr>
          <w:p w14:paraId="0BA83F33" w14:textId="77777777" w:rsidR="00981EF3" w:rsidRDefault="00981EF3" w:rsidP="0004439B">
            <w:pPr>
              <w:keepNext/>
            </w:pPr>
          </w:p>
        </w:tc>
      </w:tr>
      <w:tr w:rsidR="00981EF3" w14:paraId="7168A4D1" w14:textId="77777777" w:rsidTr="0004439B">
        <w:tc>
          <w:tcPr>
            <w:tcW w:w="2528" w:type="dxa"/>
            <w:vAlign w:val="center"/>
          </w:tcPr>
          <w:p w14:paraId="1D47D7FD" w14:textId="0ACC8579" w:rsidR="00981EF3" w:rsidRDefault="005D536B" w:rsidP="0004439B">
            <w:proofErr w:type="spellStart"/>
            <w:r>
              <w:t>d_cpclkm_en</w:t>
            </w:r>
            <w:proofErr w:type="spellEnd"/>
          </w:p>
        </w:tc>
        <w:tc>
          <w:tcPr>
            <w:tcW w:w="2139" w:type="dxa"/>
            <w:vAlign w:val="center"/>
          </w:tcPr>
          <w:p w14:paraId="6835C6D8" w14:textId="54D4ABEC" w:rsidR="00981EF3" w:rsidRDefault="00B80F52" w:rsidP="0004439B">
            <w:r>
              <w:t>TM_OVER3</w:t>
            </w:r>
          </w:p>
        </w:tc>
        <w:tc>
          <w:tcPr>
            <w:tcW w:w="2413" w:type="dxa"/>
            <w:vAlign w:val="center"/>
          </w:tcPr>
          <w:p w14:paraId="721A46AD" w14:textId="12EABF00" w:rsidR="00981EF3" w:rsidRDefault="00B80F52" w:rsidP="0004439B">
            <w:r>
              <w:t>OV_</w:t>
            </w:r>
            <w:r w:rsidR="005D536B">
              <w:t>CPCLKM_EN</w:t>
            </w:r>
          </w:p>
        </w:tc>
        <w:tc>
          <w:tcPr>
            <w:tcW w:w="2087" w:type="dxa"/>
            <w:vAlign w:val="center"/>
          </w:tcPr>
          <w:p w14:paraId="75163E80" w14:textId="77777777" w:rsidR="00981EF3" w:rsidRDefault="00981EF3" w:rsidP="0004439B">
            <w:pPr>
              <w:keepNext/>
            </w:pPr>
          </w:p>
        </w:tc>
      </w:tr>
      <w:tr w:rsidR="00B80F52" w14:paraId="4BE83F86" w14:textId="77777777" w:rsidTr="0004439B">
        <w:tc>
          <w:tcPr>
            <w:tcW w:w="2528" w:type="dxa"/>
            <w:vAlign w:val="center"/>
          </w:tcPr>
          <w:p w14:paraId="40F9D16F" w14:textId="17A0AC3A" w:rsidR="00B80F52" w:rsidRDefault="005D536B" w:rsidP="0004439B">
            <w:proofErr w:type="spellStart"/>
            <w:r>
              <w:t>d_cpclkm_start</w:t>
            </w:r>
            <w:proofErr w:type="spellEnd"/>
          </w:p>
        </w:tc>
        <w:tc>
          <w:tcPr>
            <w:tcW w:w="2139" w:type="dxa"/>
            <w:vAlign w:val="center"/>
          </w:tcPr>
          <w:p w14:paraId="4AE47155" w14:textId="74AB3BA2" w:rsidR="00B80F52" w:rsidRDefault="00B80F52" w:rsidP="0004439B">
            <w:r>
              <w:t>TM_OVER3</w:t>
            </w:r>
          </w:p>
        </w:tc>
        <w:tc>
          <w:tcPr>
            <w:tcW w:w="2413" w:type="dxa"/>
            <w:vAlign w:val="center"/>
          </w:tcPr>
          <w:p w14:paraId="38DC93D5" w14:textId="5813DC3B" w:rsidR="00B80F52" w:rsidRDefault="00071FCE" w:rsidP="0004439B">
            <w:r>
              <w:t>OV_</w:t>
            </w:r>
            <w:r w:rsidR="005D536B">
              <w:t>CPCLKM_START</w:t>
            </w:r>
          </w:p>
        </w:tc>
        <w:tc>
          <w:tcPr>
            <w:tcW w:w="2087" w:type="dxa"/>
            <w:vAlign w:val="center"/>
          </w:tcPr>
          <w:p w14:paraId="012036F0" w14:textId="2239170A" w:rsidR="00B80F52" w:rsidRDefault="00E459D7" w:rsidP="0004439B">
            <w:pPr>
              <w:keepNext/>
            </w:pPr>
            <w:r>
              <w:t xml:space="preserve">Existing </w:t>
            </w:r>
            <w:r w:rsidR="005D536B">
              <w:t>CP-clock measurement not affected</w:t>
            </w:r>
          </w:p>
        </w:tc>
      </w:tr>
      <w:tr w:rsidR="00071FCE" w14:paraId="0A9C66EE" w14:textId="77777777" w:rsidTr="0004439B">
        <w:tc>
          <w:tcPr>
            <w:tcW w:w="2528" w:type="dxa"/>
            <w:vAlign w:val="center"/>
          </w:tcPr>
          <w:p w14:paraId="60749727" w14:textId="2667E1EF" w:rsidR="00071FCE" w:rsidRDefault="005D536B" w:rsidP="0004439B">
            <w:proofErr w:type="spellStart"/>
            <w:r>
              <w:t>d_dig_read</w:t>
            </w:r>
            <w:proofErr w:type="spellEnd"/>
          </w:p>
        </w:tc>
        <w:tc>
          <w:tcPr>
            <w:tcW w:w="2139" w:type="dxa"/>
            <w:vAlign w:val="center"/>
          </w:tcPr>
          <w:p w14:paraId="73D7A881" w14:textId="24AA5937" w:rsidR="00071FCE" w:rsidRDefault="00071FCE" w:rsidP="0004439B">
            <w:r>
              <w:t>TM_OVER3</w:t>
            </w:r>
          </w:p>
        </w:tc>
        <w:tc>
          <w:tcPr>
            <w:tcW w:w="2413" w:type="dxa"/>
            <w:vAlign w:val="center"/>
          </w:tcPr>
          <w:p w14:paraId="336847F0" w14:textId="1DC63A77" w:rsidR="00071FCE" w:rsidRDefault="00071FCE" w:rsidP="0004439B">
            <w:r>
              <w:t>OV_</w:t>
            </w:r>
            <w:r w:rsidR="005D536B">
              <w:t>DIG_READ</w:t>
            </w:r>
          </w:p>
        </w:tc>
        <w:tc>
          <w:tcPr>
            <w:tcW w:w="2087" w:type="dxa"/>
            <w:vAlign w:val="center"/>
          </w:tcPr>
          <w:p w14:paraId="429C8B65" w14:textId="5BBE7678" w:rsidR="00071FCE" w:rsidRDefault="00E459D7" w:rsidP="0004439B">
            <w:pPr>
              <w:keepNext/>
            </w:pPr>
            <w:proofErr w:type="spellStart"/>
            <w:r>
              <w:t>Boost_Mode</w:t>
            </w:r>
            <w:proofErr w:type="spellEnd"/>
            <w:r w:rsidR="005D536B">
              <w:t xml:space="preserve"> and </w:t>
            </w:r>
            <w:proofErr w:type="gramStart"/>
            <w:r>
              <w:t>Ratio</w:t>
            </w:r>
            <w:r w:rsidR="005D536B">
              <w:t>[</w:t>
            </w:r>
            <w:proofErr w:type="gramEnd"/>
            <w:r w:rsidR="005D536B">
              <w:t xml:space="preserve">1:0] </w:t>
            </w:r>
            <w:r>
              <w:t xml:space="preserve">pins </w:t>
            </w:r>
            <w:r w:rsidR="005D536B">
              <w:t>will be resampled when</w:t>
            </w:r>
            <w:r w:rsidR="0004439B">
              <w:t>ever</w:t>
            </w:r>
            <w:r w:rsidR="005D536B">
              <w:t xml:space="preserve"> </w:t>
            </w:r>
            <w:proofErr w:type="spellStart"/>
            <w:r w:rsidR="005D536B">
              <w:t>d_dig_read</w:t>
            </w:r>
            <w:proofErr w:type="spellEnd"/>
            <w:r w:rsidR="005D536B">
              <w:t xml:space="preserve"> is high</w:t>
            </w:r>
          </w:p>
        </w:tc>
      </w:tr>
      <w:tr w:rsidR="00071FCE" w14:paraId="538852A4" w14:textId="77777777" w:rsidTr="0004439B">
        <w:tc>
          <w:tcPr>
            <w:tcW w:w="2528" w:type="dxa"/>
            <w:vAlign w:val="center"/>
          </w:tcPr>
          <w:p w14:paraId="2D2565A5" w14:textId="37364AFB" w:rsidR="00071FCE" w:rsidRDefault="005D536B" w:rsidP="0004439B">
            <w:proofErr w:type="spellStart"/>
            <w:r>
              <w:t>d_softsw</w:t>
            </w:r>
            <w:proofErr w:type="spellEnd"/>
          </w:p>
        </w:tc>
        <w:tc>
          <w:tcPr>
            <w:tcW w:w="2139" w:type="dxa"/>
            <w:vAlign w:val="center"/>
          </w:tcPr>
          <w:p w14:paraId="0EB932BA" w14:textId="3A867EF8" w:rsidR="00071FCE" w:rsidRDefault="00071FCE" w:rsidP="0004439B">
            <w:r>
              <w:t>TM_OVER3</w:t>
            </w:r>
          </w:p>
        </w:tc>
        <w:tc>
          <w:tcPr>
            <w:tcW w:w="2413" w:type="dxa"/>
            <w:vAlign w:val="center"/>
          </w:tcPr>
          <w:p w14:paraId="71DBBD7E" w14:textId="4605E603" w:rsidR="00071FCE" w:rsidRDefault="00071FCE" w:rsidP="0004439B">
            <w:r>
              <w:t>OV_</w:t>
            </w:r>
            <w:r w:rsidR="005D536B">
              <w:t>SOFTSW</w:t>
            </w:r>
          </w:p>
        </w:tc>
        <w:tc>
          <w:tcPr>
            <w:tcW w:w="2087" w:type="dxa"/>
            <w:vAlign w:val="center"/>
          </w:tcPr>
          <w:p w14:paraId="16018642" w14:textId="241F045D" w:rsidR="00071FCE" w:rsidRDefault="005D536B" w:rsidP="0004439B">
            <w:pPr>
              <w:keepNext/>
            </w:pPr>
            <w:r>
              <w:t>does not affect CP-clock frequency</w:t>
            </w:r>
          </w:p>
        </w:tc>
      </w:tr>
    </w:tbl>
    <w:p w14:paraId="0A364CE5" w14:textId="77777777" w:rsidR="00874CD6" w:rsidRDefault="00874CD6"/>
    <w:p w14:paraId="5DE4A9A4" w14:textId="2C4BD4FE" w:rsidR="0004439B" w:rsidRDefault="0004439B" w:rsidP="0004439B">
      <w:pPr>
        <w:pStyle w:val="Heading2"/>
      </w:pPr>
      <w:bookmarkStart w:id="581" w:name="_Toc144120397"/>
      <w:r>
        <w:lastRenderedPageBreak/>
        <w:t>Forcing State Machines</w:t>
      </w:r>
      <w:bookmarkEnd w:id="581"/>
    </w:p>
    <w:p w14:paraId="59B9519F" w14:textId="7FD3EBE0" w:rsidR="00E459D7" w:rsidRDefault="00874CD6">
      <w:r>
        <w:t>The main and power state machines can be forced to a given state via the TM_STATE0 and TM_STATE1 I2C registers.</w:t>
      </w:r>
      <w:r w:rsidR="00EC2FAE">
        <w:t xml:space="preserve">  Write to the TM_STATE1 register to </w:t>
      </w:r>
      <w:r w:rsidR="003F1941">
        <w:t xml:space="preserve">set the forced state variables and write to the TM_STATE0 register to force or release the Main and/or Power Control state machines.  Refer to </w:t>
      </w:r>
      <w:r w:rsidR="003F1941">
        <w:fldChar w:fldCharType="begin"/>
      </w:r>
      <w:r w:rsidR="003F1941">
        <w:instrText xml:space="preserve"> REF _Ref137105123 \h </w:instrText>
      </w:r>
      <w:r w:rsidR="003F1941">
        <w:fldChar w:fldCharType="separate"/>
      </w:r>
      <w:r w:rsidR="009759C0">
        <w:t xml:space="preserve">Table </w:t>
      </w:r>
      <w:r w:rsidR="009759C0">
        <w:rPr>
          <w:noProof/>
        </w:rPr>
        <w:t>10</w:t>
      </w:r>
      <w:r w:rsidR="003F1941">
        <w:fldChar w:fldCharType="end"/>
      </w:r>
      <w:r w:rsidR="003F1941">
        <w:t xml:space="preserve"> and </w:t>
      </w:r>
      <w:r w:rsidR="003F1941">
        <w:fldChar w:fldCharType="begin"/>
      </w:r>
      <w:r w:rsidR="003F1941">
        <w:instrText xml:space="preserve"> REF _Ref137105128 \h </w:instrText>
      </w:r>
      <w:r w:rsidR="003F1941">
        <w:fldChar w:fldCharType="separate"/>
      </w:r>
      <w:r w:rsidR="009759C0">
        <w:t xml:space="preserve">Table </w:t>
      </w:r>
      <w:r w:rsidR="009759C0">
        <w:rPr>
          <w:noProof/>
        </w:rPr>
        <w:t>11</w:t>
      </w:r>
      <w:r w:rsidR="003F1941">
        <w:fldChar w:fldCharType="end"/>
      </w:r>
      <w:r w:rsidR="003F1941">
        <w:t xml:space="preserve"> to see the state codes.</w:t>
      </w:r>
    </w:p>
    <w:p w14:paraId="786576B5" w14:textId="3EAE686D" w:rsidR="0004439B" w:rsidRDefault="00874CD6">
      <w:r>
        <w:t>When released the state machine will resume operation, starting from the forced state.</w:t>
      </w:r>
    </w:p>
    <w:p w14:paraId="43E8F2F1" w14:textId="77777777" w:rsidR="003F1941" w:rsidRDefault="003F1941"/>
    <w:p w14:paraId="49E2129F" w14:textId="37AB3A36" w:rsidR="00E459D7" w:rsidRDefault="00E459D7" w:rsidP="00E459D7">
      <w:pPr>
        <w:pStyle w:val="Caption"/>
        <w:keepNext/>
        <w:jc w:val="center"/>
      </w:pPr>
      <w:bookmarkStart w:id="582" w:name="_Ref137105123"/>
      <w:bookmarkStart w:id="583" w:name="_Toc137132985"/>
      <w:r>
        <w:t xml:space="preserve">Table </w:t>
      </w:r>
      <w:fldSimple w:instr=" SEQ Table \* ARABIC ">
        <w:r w:rsidR="009759C0">
          <w:rPr>
            <w:noProof/>
          </w:rPr>
          <w:t>10</w:t>
        </w:r>
      </w:fldSimple>
      <w:bookmarkEnd w:id="582"/>
      <w:r>
        <w:t>: Main State Codes</w:t>
      </w:r>
      <w:bookmarkEnd w:id="58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75"/>
        <w:gridCol w:w="810"/>
      </w:tblGrid>
      <w:tr w:rsidR="0004439B" w14:paraId="21B50565" w14:textId="77777777" w:rsidTr="00E459D7">
        <w:trPr>
          <w:jc w:val="center"/>
        </w:trPr>
        <w:tc>
          <w:tcPr>
            <w:tcW w:w="2875" w:type="dxa"/>
          </w:tcPr>
          <w:p w14:paraId="09D2876D" w14:textId="0358A99E" w:rsidR="0004439B" w:rsidRDefault="0004439B" w:rsidP="00A56AB0">
            <w:pPr>
              <w:jc w:val="center"/>
            </w:pPr>
            <w:r>
              <w:t>Main State</w:t>
            </w:r>
          </w:p>
        </w:tc>
        <w:tc>
          <w:tcPr>
            <w:tcW w:w="810" w:type="dxa"/>
          </w:tcPr>
          <w:p w14:paraId="6CA21964" w14:textId="24D87544" w:rsidR="0004439B" w:rsidRDefault="0004439B" w:rsidP="00A56AB0">
            <w:pPr>
              <w:jc w:val="center"/>
            </w:pPr>
            <w:r>
              <w:t>Code</w:t>
            </w:r>
          </w:p>
        </w:tc>
      </w:tr>
      <w:tr w:rsidR="0004439B" w14:paraId="1F7C7C4D" w14:textId="77777777" w:rsidTr="00E459D7">
        <w:trPr>
          <w:jc w:val="center"/>
        </w:trPr>
        <w:tc>
          <w:tcPr>
            <w:tcW w:w="2875" w:type="dxa"/>
          </w:tcPr>
          <w:p w14:paraId="389CB51B" w14:textId="326A4498" w:rsidR="0004439B" w:rsidRDefault="0004439B">
            <w:r>
              <w:t>MAIN_RESET</w:t>
            </w:r>
          </w:p>
        </w:tc>
        <w:tc>
          <w:tcPr>
            <w:tcW w:w="810" w:type="dxa"/>
          </w:tcPr>
          <w:p w14:paraId="6EDC963C" w14:textId="3DF25D40" w:rsidR="0004439B" w:rsidRDefault="0004439B" w:rsidP="00A56AB0">
            <w:pPr>
              <w:jc w:val="center"/>
            </w:pPr>
            <w:r>
              <w:t>0h</w:t>
            </w:r>
          </w:p>
        </w:tc>
      </w:tr>
      <w:tr w:rsidR="0004439B" w14:paraId="63F3524D" w14:textId="77777777" w:rsidTr="00E459D7">
        <w:trPr>
          <w:jc w:val="center"/>
        </w:trPr>
        <w:tc>
          <w:tcPr>
            <w:tcW w:w="2875" w:type="dxa"/>
          </w:tcPr>
          <w:p w14:paraId="05B95D3C" w14:textId="4B500C75" w:rsidR="0004439B" w:rsidRDefault="0004439B">
            <w:r>
              <w:t>MAIN_LOAD_OTP</w:t>
            </w:r>
          </w:p>
        </w:tc>
        <w:tc>
          <w:tcPr>
            <w:tcW w:w="810" w:type="dxa"/>
          </w:tcPr>
          <w:p w14:paraId="333A704F" w14:textId="2B9FDAD6" w:rsidR="0004439B" w:rsidRDefault="0004439B" w:rsidP="00A56AB0">
            <w:pPr>
              <w:jc w:val="center"/>
            </w:pPr>
            <w:r>
              <w:t>1h</w:t>
            </w:r>
          </w:p>
        </w:tc>
      </w:tr>
      <w:tr w:rsidR="0004439B" w14:paraId="047467C6" w14:textId="77777777" w:rsidTr="00E459D7">
        <w:trPr>
          <w:jc w:val="center"/>
        </w:trPr>
        <w:tc>
          <w:tcPr>
            <w:tcW w:w="2875" w:type="dxa"/>
          </w:tcPr>
          <w:p w14:paraId="08A93861" w14:textId="1DE27706" w:rsidR="0004439B" w:rsidRDefault="0004439B">
            <w:r>
              <w:t>MAIN_MEASURE_CPCLK</w:t>
            </w:r>
          </w:p>
        </w:tc>
        <w:tc>
          <w:tcPr>
            <w:tcW w:w="810" w:type="dxa"/>
          </w:tcPr>
          <w:p w14:paraId="5EE4A3FF" w14:textId="3B038483" w:rsidR="0004439B" w:rsidRDefault="0004439B" w:rsidP="00A56AB0">
            <w:pPr>
              <w:jc w:val="center"/>
            </w:pPr>
            <w:r>
              <w:t>2h</w:t>
            </w:r>
          </w:p>
        </w:tc>
      </w:tr>
      <w:tr w:rsidR="0004439B" w14:paraId="7352F860" w14:textId="77777777" w:rsidTr="00E459D7">
        <w:trPr>
          <w:jc w:val="center"/>
        </w:trPr>
        <w:tc>
          <w:tcPr>
            <w:tcW w:w="2875" w:type="dxa"/>
          </w:tcPr>
          <w:p w14:paraId="00BDCD42" w14:textId="1FB1DE28" w:rsidR="0004439B" w:rsidRDefault="0004439B">
            <w:r>
              <w:t>MAIN_IDLE</w:t>
            </w:r>
          </w:p>
        </w:tc>
        <w:tc>
          <w:tcPr>
            <w:tcW w:w="810" w:type="dxa"/>
          </w:tcPr>
          <w:p w14:paraId="0C78048B" w14:textId="18431CAE" w:rsidR="0004439B" w:rsidRDefault="0004439B" w:rsidP="00A56AB0">
            <w:pPr>
              <w:jc w:val="center"/>
            </w:pPr>
            <w:r>
              <w:t>3h</w:t>
            </w:r>
          </w:p>
        </w:tc>
      </w:tr>
    </w:tbl>
    <w:p w14:paraId="445AAFB0" w14:textId="77777777" w:rsidR="0004439B" w:rsidRDefault="0004439B"/>
    <w:p w14:paraId="4CE69B34" w14:textId="13FF9C2E" w:rsidR="00E459D7" w:rsidRDefault="00E459D7" w:rsidP="00E459D7">
      <w:pPr>
        <w:pStyle w:val="Caption"/>
        <w:keepNext/>
        <w:jc w:val="center"/>
      </w:pPr>
      <w:bookmarkStart w:id="584" w:name="_Ref137105128"/>
      <w:bookmarkStart w:id="585" w:name="_Toc137132986"/>
      <w:r>
        <w:t xml:space="preserve">Table </w:t>
      </w:r>
      <w:fldSimple w:instr=" SEQ Table \* ARABIC ">
        <w:r w:rsidR="009759C0">
          <w:rPr>
            <w:noProof/>
          </w:rPr>
          <w:t>11</w:t>
        </w:r>
      </w:fldSimple>
      <w:bookmarkEnd w:id="584"/>
      <w:r>
        <w:t>: Power Control State Codes</w:t>
      </w:r>
      <w:bookmarkEnd w:id="58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75"/>
        <w:gridCol w:w="810"/>
      </w:tblGrid>
      <w:tr w:rsidR="0004439B" w14:paraId="09206B6F" w14:textId="77777777" w:rsidTr="00E459D7">
        <w:trPr>
          <w:jc w:val="center"/>
        </w:trPr>
        <w:tc>
          <w:tcPr>
            <w:tcW w:w="2875" w:type="dxa"/>
          </w:tcPr>
          <w:p w14:paraId="02B9DB15" w14:textId="0B0D8E94" w:rsidR="0004439B" w:rsidRDefault="0004439B" w:rsidP="00A56AB0">
            <w:pPr>
              <w:jc w:val="center"/>
            </w:pPr>
            <w:r>
              <w:t>Power Control State</w:t>
            </w:r>
          </w:p>
        </w:tc>
        <w:tc>
          <w:tcPr>
            <w:tcW w:w="810" w:type="dxa"/>
          </w:tcPr>
          <w:p w14:paraId="2F1664A9" w14:textId="53C866CA" w:rsidR="0004439B" w:rsidRDefault="0004439B" w:rsidP="00A56AB0">
            <w:pPr>
              <w:jc w:val="center"/>
            </w:pPr>
            <w:r>
              <w:t>Code</w:t>
            </w:r>
          </w:p>
        </w:tc>
      </w:tr>
      <w:tr w:rsidR="0004439B" w14:paraId="3BEC7333" w14:textId="77777777" w:rsidTr="00E459D7">
        <w:trPr>
          <w:jc w:val="center"/>
        </w:trPr>
        <w:tc>
          <w:tcPr>
            <w:tcW w:w="2875" w:type="dxa"/>
          </w:tcPr>
          <w:p w14:paraId="3BC6491B" w14:textId="53FEEBC4" w:rsidR="0004439B" w:rsidRDefault="0004439B">
            <w:r>
              <w:t>PWR_RESET</w:t>
            </w:r>
          </w:p>
        </w:tc>
        <w:tc>
          <w:tcPr>
            <w:tcW w:w="810" w:type="dxa"/>
          </w:tcPr>
          <w:p w14:paraId="40EF6B19" w14:textId="564F8942" w:rsidR="0004439B" w:rsidRDefault="0004439B" w:rsidP="00A56AB0">
            <w:pPr>
              <w:jc w:val="center"/>
            </w:pPr>
            <w:r>
              <w:t>00h</w:t>
            </w:r>
          </w:p>
        </w:tc>
      </w:tr>
      <w:tr w:rsidR="0004439B" w14:paraId="57383696" w14:textId="77777777" w:rsidTr="00E459D7">
        <w:trPr>
          <w:jc w:val="center"/>
        </w:trPr>
        <w:tc>
          <w:tcPr>
            <w:tcW w:w="2875" w:type="dxa"/>
          </w:tcPr>
          <w:p w14:paraId="790C528D" w14:textId="71EE6D72" w:rsidR="0004439B" w:rsidRDefault="0004439B">
            <w:r>
              <w:t>PWR_INIT_SETTLE</w:t>
            </w:r>
          </w:p>
        </w:tc>
        <w:tc>
          <w:tcPr>
            <w:tcW w:w="810" w:type="dxa"/>
          </w:tcPr>
          <w:p w14:paraId="68C7E20F" w14:textId="107CFAED" w:rsidR="0004439B" w:rsidRDefault="0004439B" w:rsidP="00A56AB0">
            <w:pPr>
              <w:jc w:val="center"/>
            </w:pPr>
            <w:r>
              <w:t>01h</w:t>
            </w:r>
          </w:p>
        </w:tc>
      </w:tr>
      <w:tr w:rsidR="0004439B" w14:paraId="4173D4F8" w14:textId="77777777" w:rsidTr="00E459D7">
        <w:trPr>
          <w:jc w:val="center"/>
        </w:trPr>
        <w:tc>
          <w:tcPr>
            <w:tcW w:w="2875" w:type="dxa"/>
          </w:tcPr>
          <w:p w14:paraId="2292E9DE" w14:textId="409ECF90" w:rsidR="0004439B" w:rsidRDefault="0004439B">
            <w:r>
              <w:t>PWR_CPCLKM_WAIT</w:t>
            </w:r>
          </w:p>
        </w:tc>
        <w:tc>
          <w:tcPr>
            <w:tcW w:w="810" w:type="dxa"/>
          </w:tcPr>
          <w:p w14:paraId="7922A729" w14:textId="721EB2E9" w:rsidR="0004439B" w:rsidRDefault="0004439B" w:rsidP="00A56AB0">
            <w:pPr>
              <w:jc w:val="center"/>
            </w:pPr>
            <w:r>
              <w:t>02h</w:t>
            </w:r>
          </w:p>
        </w:tc>
      </w:tr>
      <w:tr w:rsidR="0004439B" w14:paraId="1EFF3145" w14:textId="77777777" w:rsidTr="00E459D7">
        <w:trPr>
          <w:jc w:val="center"/>
        </w:trPr>
        <w:tc>
          <w:tcPr>
            <w:tcW w:w="2875" w:type="dxa"/>
          </w:tcPr>
          <w:p w14:paraId="13BDF85A" w14:textId="5D5457C0" w:rsidR="0004439B" w:rsidRDefault="0004439B">
            <w:r>
              <w:t>PWR_PGATE</w:t>
            </w:r>
          </w:p>
        </w:tc>
        <w:tc>
          <w:tcPr>
            <w:tcW w:w="810" w:type="dxa"/>
          </w:tcPr>
          <w:p w14:paraId="79ED4865" w14:textId="196E0428" w:rsidR="0004439B" w:rsidRDefault="0004439B" w:rsidP="00A56AB0">
            <w:pPr>
              <w:jc w:val="center"/>
            </w:pPr>
            <w:r>
              <w:t>03h</w:t>
            </w:r>
          </w:p>
        </w:tc>
      </w:tr>
      <w:tr w:rsidR="0004439B" w14:paraId="60BEDE9E" w14:textId="77777777" w:rsidTr="00E459D7">
        <w:trPr>
          <w:jc w:val="center"/>
        </w:trPr>
        <w:tc>
          <w:tcPr>
            <w:tcW w:w="2875" w:type="dxa"/>
          </w:tcPr>
          <w:p w14:paraId="3F11F12B" w14:textId="3D90532B" w:rsidR="0004439B" w:rsidRDefault="0004439B">
            <w:r>
              <w:t>PWR_FAULT_CHECK</w:t>
            </w:r>
          </w:p>
        </w:tc>
        <w:tc>
          <w:tcPr>
            <w:tcW w:w="810" w:type="dxa"/>
          </w:tcPr>
          <w:p w14:paraId="2E5DD4F1" w14:textId="5B25964A" w:rsidR="0004439B" w:rsidRDefault="0004439B" w:rsidP="00A56AB0">
            <w:pPr>
              <w:jc w:val="center"/>
            </w:pPr>
            <w:r>
              <w:t>04h</w:t>
            </w:r>
          </w:p>
        </w:tc>
      </w:tr>
      <w:tr w:rsidR="0004439B" w14:paraId="5F41F6B0" w14:textId="77777777" w:rsidTr="00E459D7">
        <w:trPr>
          <w:jc w:val="center"/>
        </w:trPr>
        <w:tc>
          <w:tcPr>
            <w:tcW w:w="2875" w:type="dxa"/>
          </w:tcPr>
          <w:p w14:paraId="156F2EAA" w14:textId="744F1EF8" w:rsidR="0004439B" w:rsidRDefault="0004439B">
            <w:r>
              <w:t>PWR_WAIT_CHECK</w:t>
            </w:r>
          </w:p>
        </w:tc>
        <w:tc>
          <w:tcPr>
            <w:tcW w:w="810" w:type="dxa"/>
          </w:tcPr>
          <w:p w14:paraId="655DEC5F" w14:textId="59EC8B4D" w:rsidR="0004439B" w:rsidRDefault="0004439B" w:rsidP="00A56AB0">
            <w:pPr>
              <w:jc w:val="center"/>
            </w:pPr>
            <w:r>
              <w:t>05h</w:t>
            </w:r>
          </w:p>
        </w:tc>
      </w:tr>
      <w:tr w:rsidR="0004439B" w14:paraId="768E99B3" w14:textId="77777777" w:rsidTr="00E459D7">
        <w:trPr>
          <w:jc w:val="center"/>
        </w:trPr>
        <w:tc>
          <w:tcPr>
            <w:tcW w:w="2875" w:type="dxa"/>
          </w:tcPr>
          <w:p w14:paraId="00A1B9A6" w14:textId="5E4AEA2C" w:rsidR="0004439B" w:rsidRDefault="0004439B">
            <w:r>
              <w:t>PWR_CP_START</w:t>
            </w:r>
          </w:p>
        </w:tc>
        <w:tc>
          <w:tcPr>
            <w:tcW w:w="810" w:type="dxa"/>
          </w:tcPr>
          <w:p w14:paraId="575BC482" w14:textId="629277FF" w:rsidR="0004439B" w:rsidRDefault="0004439B" w:rsidP="00A56AB0">
            <w:pPr>
              <w:jc w:val="center"/>
            </w:pPr>
            <w:r>
              <w:t>06h</w:t>
            </w:r>
          </w:p>
        </w:tc>
      </w:tr>
      <w:tr w:rsidR="0004439B" w14:paraId="25027AEF" w14:textId="77777777" w:rsidTr="00E459D7">
        <w:trPr>
          <w:jc w:val="center"/>
        </w:trPr>
        <w:tc>
          <w:tcPr>
            <w:tcW w:w="2875" w:type="dxa"/>
          </w:tcPr>
          <w:p w14:paraId="5BA3E9B2" w14:textId="1FE83BEC" w:rsidR="0004439B" w:rsidRDefault="0004439B">
            <w:r>
              <w:t>PWR_DISCHG_PHASE</w:t>
            </w:r>
          </w:p>
        </w:tc>
        <w:tc>
          <w:tcPr>
            <w:tcW w:w="810" w:type="dxa"/>
          </w:tcPr>
          <w:p w14:paraId="3A4931A6" w14:textId="615D92C6" w:rsidR="0004439B" w:rsidRDefault="0004439B" w:rsidP="00A56AB0">
            <w:pPr>
              <w:jc w:val="center"/>
            </w:pPr>
            <w:r>
              <w:t>07h</w:t>
            </w:r>
          </w:p>
        </w:tc>
      </w:tr>
      <w:tr w:rsidR="0004439B" w14:paraId="0EB6B66D" w14:textId="77777777" w:rsidTr="00E459D7">
        <w:trPr>
          <w:jc w:val="center"/>
        </w:trPr>
        <w:tc>
          <w:tcPr>
            <w:tcW w:w="2875" w:type="dxa"/>
          </w:tcPr>
          <w:p w14:paraId="6B32DD31" w14:textId="02BDB018" w:rsidR="0004439B" w:rsidRDefault="0004439B">
            <w:r>
              <w:t>PWR_DISCHG_FLYCAP</w:t>
            </w:r>
          </w:p>
        </w:tc>
        <w:tc>
          <w:tcPr>
            <w:tcW w:w="810" w:type="dxa"/>
          </w:tcPr>
          <w:p w14:paraId="195C8DC0" w14:textId="712060B1" w:rsidR="0004439B" w:rsidRDefault="0004439B" w:rsidP="00A56AB0">
            <w:pPr>
              <w:jc w:val="center"/>
            </w:pPr>
            <w:r>
              <w:t>08h</w:t>
            </w:r>
          </w:p>
        </w:tc>
      </w:tr>
      <w:tr w:rsidR="0004439B" w14:paraId="317B9217" w14:textId="77777777" w:rsidTr="00E459D7">
        <w:trPr>
          <w:jc w:val="center"/>
        </w:trPr>
        <w:tc>
          <w:tcPr>
            <w:tcW w:w="2875" w:type="dxa"/>
          </w:tcPr>
          <w:p w14:paraId="12812581" w14:textId="6B33B5ED" w:rsidR="0004439B" w:rsidRDefault="0004439B">
            <w:r>
              <w:t>PWR_UP_SOFTSTART</w:t>
            </w:r>
          </w:p>
        </w:tc>
        <w:tc>
          <w:tcPr>
            <w:tcW w:w="810" w:type="dxa"/>
          </w:tcPr>
          <w:p w14:paraId="7F887849" w14:textId="79FDC5AD" w:rsidR="0004439B" w:rsidRDefault="0004439B" w:rsidP="00A56AB0">
            <w:pPr>
              <w:jc w:val="center"/>
            </w:pPr>
            <w:r>
              <w:t>09h</w:t>
            </w:r>
          </w:p>
        </w:tc>
      </w:tr>
      <w:tr w:rsidR="0004439B" w14:paraId="492598B5" w14:textId="77777777" w:rsidTr="00E459D7">
        <w:trPr>
          <w:jc w:val="center"/>
        </w:trPr>
        <w:tc>
          <w:tcPr>
            <w:tcW w:w="2875" w:type="dxa"/>
          </w:tcPr>
          <w:p w14:paraId="6CA042B6" w14:textId="3DD80C22" w:rsidR="0004439B" w:rsidRDefault="0004439B">
            <w:r>
              <w:t>PWR_UP_ACTIVE</w:t>
            </w:r>
          </w:p>
        </w:tc>
        <w:tc>
          <w:tcPr>
            <w:tcW w:w="810" w:type="dxa"/>
          </w:tcPr>
          <w:p w14:paraId="5B2C2F76" w14:textId="67C382E0" w:rsidR="0004439B" w:rsidRDefault="0004439B" w:rsidP="00A56AB0">
            <w:pPr>
              <w:jc w:val="center"/>
            </w:pPr>
            <w:r>
              <w:t>0Ah</w:t>
            </w:r>
          </w:p>
        </w:tc>
      </w:tr>
      <w:tr w:rsidR="0004439B" w14:paraId="73D12606" w14:textId="77777777" w:rsidTr="00E459D7">
        <w:trPr>
          <w:jc w:val="center"/>
        </w:trPr>
        <w:tc>
          <w:tcPr>
            <w:tcW w:w="2875" w:type="dxa"/>
          </w:tcPr>
          <w:p w14:paraId="42604599" w14:textId="76190685" w:rsidR="0004439B" w:rsidRDefault="0004439B">
            <w:r>
              <w:t>PWR_DOWN_BSTCHARGE</w:t>
            </w:r>
          </w:p>
        </w:tc>
        <w:tc>
          <w:tcPr>
            <w:tcW w:w="810" w:type="dxa"/>
          </w:tcPr>
          <w:p w14:paraId="025AE35D" w14:textId="15575752" w:rsidR="0004439B" w:rsidRDefault="0004439B" w:rsidP="00A56AB0">
            <w:pPr>
              <w:jc w:val="center"/>
            </w:pPr>
            <w:r>
              <w:t>0Bh</w:t>
            </w:r>
          </w:p>
        </w:tc>
      </w:tr>
      <w:tr w:rsidR="0004439B" w14:paraId="483FBF0A" w14:textId="77777777" w:rsidTr="00E459D7">
        <w:trPr>
          <w:jc w:val="center"/>
        </w:trPr>
        <w:tc>
          <w:tcPr>
            <w:tcW w:w="2875" w:type="dxa"/>
          </w:tcPr>
          <w:p w14:paraId="39AC99B6" w14:textId="7CAB7F2A" w:rsidR="0004439B" w:rsidRDefault="0004439B">
            <w:r>
              <w:t>PWR_DOWN_SOFTSTART</w:t>
            </w:r>
          </w:p>
        </w:tc>
        <w:tc>
          <w:tcPr>
            <w:tcW w:w="810" w:type="dxa"/>
          </w:tcPr>
          <w:p w14:paraId="2D91AA51" w14:textId="238E04A3" w:rsidR="0004439B" w:rsidRDefault="0004439B" w:rsidP="00A56AB0">
            <w:pPr>
              <w:jc w:val="center"/>
            </w:pPr>
            <w:r>
              <w:t>0Ch</w:t>
            </w:r>
          </w:p>
        </w:tc>
      </w:tr>
      <w:tr w:rsidR="0004439B" w14:paraId="58002752" w14:textId="77777777" w:rsidTr="00E459D7">
        <w:trPr>
          <w:jc w:val="center"/>
        </w:trPr>
        <w:tc>
          <w:tcPr>
            <w:tcW w:w="2875" w:type="dxa"/>
          </w:tcPr>
          <w:p w14:paraId="5090C5C3" w14:textId="6D833B00" w:rsidR="0004439B" w:rsidRDefault="0004439B">
            <w:r>
              <w:t>PWR_DOWN_ACTIVE</w:t>
            </w:r>
          </w:p>
        </w:tc>
        <w:tc>
          <w:tcPr>
            <w:tcW w:w="810" w:type="dxa"/>
          </w:tcPr>
          <w:p w14:paraId="5CFFAF97" w14:textId="79A65825" w:rsidR="0004439B" w:rsidRDefault="0004439B" w:rsidP="00A56AB0">
            <w:pPr>
              <w:jc w:val="center"/>
            </w:pPr>
            <w:r>
              <w:t>0Dh</w:t>
            </w:r>
          </w:p>
        </w:tc>
      </w:tr>
      <w:tr w:rsidR="00A56AB0" w14:paraId="52BE5C63" w14:textId="77777777" w:rsidTr="00E459D7">
        <w:trPr>
          <w:jc w:val="center"/>
        </w:trPr>
        <w:tc>
          <w:tcPr>
            <w:tcW w:w="2875" w:type="dxa"/>
          </w:tcPr>
          <w:p w14:paraId="1EE418DC" w14:textId="0296DB3F" w:rsidR="00A56AB0" w:rsidRDefault="00A56AB0">
            <w:r>
              <w:t>PWR_HICCUP</w:t>
            </w:r>
          </w:p>
        </w:tc>
        <w:tc>
          <w:tcPr>
            <w:tcW w:w="810" w:type="dxa"/>
          </w:tcPr>
          <w:p w14:paraId="2F9A6FC3" w14:textId="435A5162" w:rsidR="00A56AB0" w:rsidRDefault="00A56AB0" w:rsidP="00A56AB0">
            <w:pPr>
              <w:jc w:val="center"/>
            </w:pPr>
            <w:r>
              <w:t>0Eh</w:t>
            </w:r>
          </w:p>
        </w:tc>
      </w:tr>
      <w:tr w:rsidR="00A56AB0" w14:paraId="10C84EEF" w14:textId="77777777" w:rsidTr="00E459D7">
        <w:trPr>
          <w:jc w:val="center"/>
        </w:trPr>
        <w:tc>
          <w:tcPr>
            <w:tcW w:w="2875" w:type="dxa"/>
          </w:tcPr>
          <w:p w14:paraId="6BEB25EB" w14:textId="0AC36277" w:rsidR="00A56AB0" w:rsidRDefault="00A56AB0">
            <w:r>
              <w:t>PWR_SHUTDOWN</w:t>
            </w:r>
          </w:p>
        </w:tc>
        <w:tc>
          <w:tcPr>
            <w:tcW w:w="810" w:type="dxa"/>
          </w:tcPr>
          <w:p w14:paraId="371A8E0D" w14:textId="3668EDF6" w:rsidR="00A56AB0" w:rsidRDefault="00A56AB0" w:rsidP="00A56AB0">
            <w:pPr>
              <w:jc w:val="center"/>
            </w:pPr>
            <w:r>
              <w:t>0Fh</w:t>
            </w:r>
          </w:p>
        </w:tc>
      </w:tr>
      <w:tr w:rsidR="00A56AB0" w14:paraId="53AD935D" w14:textId="77777777" w:rsidTr="00E459D7">
        <w:trPr>
          <w:jc w:val="center"/>
        </w:trPr>
        <w:tc>
          <w:tcPr>
            <w:tcW w:w="2875" w:type="dxa"/>
          </w:tcPr>
          <w:p w14:paraId="6F88E1DD" w14:textId="40F85297" w:rsidR="00A56AB0" w:rsidRDefault="00A56AB0">
            <w:r>
              <w:t>PWR_OFF</w:t>
            </w:r>
          </w:p>
        </w:tc>
        <w:tc>
          <w:tcPr>
            <w:tcW w:w="810" w:type="dxa"/>
          </w:tcPr>
          <w:p w14:paraId="714DE094" w14:textId="1E6F873A" w:rsidR="00A56AB0" w:rsidRDefault="00A56AB0" w:rsidP="00A56AB0">
            <w:pPr>
              <w:jc w:val="center"/>
            </w:pPr>
            <w:r>
              <w:t>10h</w:t>
            </w:r>
          </w:p>
        </w:tc>
      </w:tr>
      <w:tr w:rsidR="00A56AB0" w14:paraId="0E9FB9F0" w14:textId="77777777" w:rsidTr="00E459D7">
        <w:trPr>
          <w:jc w:val="center"/>
        </w:trPr>
        <w:tc>
          <w:tcPr>
            <w:tcW w:w="2875" w:type="dxa"/>
          </w:tcPr>
          <w:p w14:paraId="44FB2B87" w14:textId="16176268" w:rsidR="00A56AB0" w:rsidRDefault="00A56AB0">
            <w:r>
              <w:t>PWR_LATCH_FAULT</w:t>
            </w:r>
          </w:p>
        </w:tc>
        <w:tc>
          <w:tcPr>
            <w:tcW w:w="810" w:type="dxa"/>
          </w:tcPr>
          <w:p w14:paraId="72C1C497" w14:textId="76619E70" w:rsidR="00A56AB0" w:rsidRDefault="00A56AB0" w:rsidP="00A56AB0">
            <w:pPr>
              <w:jc w:val="center"/>
            </w:pPr>
            <w:r>
              <w:t>11h</w:t>
            </w:r>
          </w:p>
        </w:tc>
      </w:tr>
    </w:tbl>
    <w:p w14:paraId="285933B4" w14:textId="5648DD32" w:rsidR="00157ED8" w:rsidRDefault="00157ED8">
      <w:r>
        <w:br w:type="page"/>
      </w:r>
    </w:p>
    <w:p w14:paraId="1B21DB3E" w14:textId="2087B717" w:rsidR="00E459D7" w:rsidRDefault="00E459D7" w:rsidP="00E459D7">
      <w:pPr>
        <w:pStyle w:val="Heading2"/>
      </w:pPr>
      <w:bookmarkStart w:id="586" w:name="_Toc144120398"/>
      <w:r>
        <w:lastRenderedPageBreak/>
        <w:t>Diagnostic Digital Mux</w:t>
      </w:r>
      <w:bookmarkEnd w:id="586"/>
    </w:p>
    <w:p w14:paraId="3A16C961" w14:textId="7CB064F1" w:rsidR="00821636" w:rsidRDefault="003F1941">
      <w:r>
        <w:t xml:space="preserve">Internal information can be brought out to </w:t>
      </w:r>
      <w:r w:rsidR="00821636">
        <w:t xml:space="preserve">the </w:t>
      </w:r>
      <w:r w:rsidR="00821636" w:rsidRPr="00651FDF">
        <w:rPr>
          <w:rFonts w:ascii="Consolas" w:hAnsi="Consolas"/>
          <w:b/>
          <w:bCs/>
        </w:rPr>
        <w:t>RCLK</w:t>
      </w:r>
      <w:r w:rsidR="00821636">
        <w:t xml:space="preserve"> and/or </w:t>
      </w:r>
      <w:proofErr w:type="spellStart"/>
      <w:r w:rsidR="00821636" w:rsidRPr="00651FDF">
        <w:rPr>
          <w:rFonts w:ascii="Consolas" w:hAnsi="Consolas"/>
          <w:b/>
          <w:bCs/>
        </w:rPr>
        <w:t>Boost_</w:t>
      </w:r>
      <w:r w:rsidR="00651FDF">
        <w:rPr>
          <w:rFonts w:ascii="Consolas" w:hAnsi="Consolas"/>
          <w:b/>
          <w:bCs/>
        </w:rPr>
        <w:t>M</w:t>
      </w:r>
      <w:r w:rsidR="00821636" w:rsidRPr="00651FDF">
        <w:rPr>
          <w:rFonts w:ascii="Consolas" w:hAnsi="Consolas"/>
          <w:b/>
          <w:bCs/>
        </w:rPr>
        <w:t>ode</w:t>
      </w:r>
      <w:proofErr w:type="spellEnd"/>
      <w:r w:rsidR="00821636">
        <w:t xml:space="preserve"> pins</w:t>
      </w:r>
      <w:r>
        <w:t xml:space="preserve"> on the Vader device.</w:t>
      </w:r>
    </w:p>
    <w:p w14:paraId="74468490" w14:textId="13D43E4A" w:rsidR="00821636" w:rsidRDefault="00821636">
      <w:r>
        <w:t xml:space="preserve">To show diagnostic data on </w:t>
      </w:r>
      <w:r w:rsidR="00651FDF">
        <w:t xml:space="preserve">the </w:t>
      </w:r>
      <w:r w:rsidRPr="00651FDF">
        <w:rPr>
          <w:rFonts w:ascii="Consolas" w:hAnsi="Consolas"/>
          <w:b/>
          <w:bCs/>
        </w:rPr>
        <w:t>RCLK</w:t>
      </w:r>
      <w:r w:rsidR="00651FDF">
        <w:t xml:space="preserve"> pin</w:t>
      </w:r>
      <w:r>
        <w:t>, do the following steps:</w:t>
      </w:r>
    </w:p>
    <w:p w14:paraId="5043E6EC" w14:textId="03F6F835" w:rsidR="00821636" w:rsidRDefault="00821636" w:rsidP="00821636">
      <w:pPr>
        <w:pStyle w:val="ListParagraph"/>
        <w:numPr>
          <w:ilvl w:val="0"/>
          <w:numId w:val="21"/>
        </w:numPr>
      </w:pPr>
      <w:r>
        <w:t xml:space="preserve">Write 63h to the </w:t>
      </w:r>
      <w:r w:rsidRPr="00651FDF">
        <w:rPr>
          <w:rFonts w:ascii="Consolas" w:hAnsi="Consolas"/>
        </w:rPr>
        <w:t>TM_ADDR_D</w:t>
      </w:r>
      <w:r>
        <w:t xml:space="preserve"> </w:t>
      </w:r>
      <w:proofErr w:type="gramStart"/>
      <w:r>
        <w:t>register</w:t>
      </w:r>
      <w:proofErr w:type="gramEnd"/>
    </w:p>
    <w:p w14:paraId="0CA578DB" w14:textId="33957497" w:rsidR="00821636" w:rsidRDefault="00651FDF" w:rsidP="00821636">
      <w:pPr>
        <w:pStyle w:val="ListParagraph"/>
        <w:numPr>
          <w:ilvl w:val="0"/>
          <w:numId w:val="21"/>
        </w:numPr>
      </w:pPr>
      <w:r>
        <w:t xml:space="preserve">Write 10h to the </w:t>
      </w:r>
      <w:r w:rsidRPr="00651FDF">
        <w:rPr>
          <w:rFonts w:ascii="Consolas" w:hAnsi="Consolas"/>
        </w:rPr>
        <w:t>TM_PMUX</w:t>
      </w:r>
      <w:r>
        <w:t xml:space="preserve"> </w:t>
      </w:r>
      <w:proofErr w:type="gramStart"/>
      <w:r>
        <w:t>register</w:t>
      </w:r>
      <w:proofErr w:type="gramEnd"/>
    </w:p>
    <w:p w14:paraId="42FD1A90" w14:textId="4E2F4259" w:rsidR="00651FDF" w:rsidRDefault="00651FDF" w:rsidP="00821636">
      <w:pPr>
        <w:pStyle w:val="ListParagraph"/>
        <w:numPr>
          <w:ilvl w:val="0"/>
          <w:numId w:val="21"/>
        </w:numPr>
      </w:pPr>
      <w:r>
        <w:t xml:space="preserve">Update the </w:t>
      </w:r>
      <w:r w:rsidRPr="00651FDF">
        <w:rPr>
          <w:rFonts w:ascii="Consolas" w:hAnsi="Consolas"/>
        </w:rPr>
        <w:t>TM_DIAG0</w:t>
      </w:r>
      <w:r>
        <w:t xml:space="preserve"> register to select the desired diagnostic </w:t>
      </w:r>
      <w:proofErr w:type="gramStart"/>
      <w:r>
        <w:t>data</w:t>
      </w:r>
      <w:proofErr w:type="gramEnd"/>
    </w:p>
    <w:p w14:paraId="06113FAE" w14:textId="2F538F9A" w:rsidR="00651FDF" w:rsidRDefault="00651FDF" w:rsidP="00651FDF">
      <w:r>
        <w:t xml:space="preserve">To show diagnostic data on the </w:t>
      </w:r>
      <w:proofErr w:type="spellStart"/>
      <w:r w:rsidRPr="00651FDF">
        <w:rPr>
          <w:rFonts w:ascii="Consolas" w:hAnsi="Consolas"/>
          <w:b/>
          <w:bCs/>
        </w:rPr>
        <w:t>Boost_Mode</w:t>
      </w:r>
      <w:proofErr w:type="spellEnd"/>
      <w:r>
        <w:t xml:space="preserve"> pin, do the following steps:</w:t>
      </w:r>
    </w:p>
    <w:p w14:paraId="3B395EAA" w14:textId="349CA9EC" w:rsidR="00651FDF" w:rsidRDefault="00651FDF" w:rsidP="00651FDF">
      <w:pPr>
        <w:pStyle w:val="ListParagraph"/>
        <w:numPr>
          <w:ilvl w:val="0"/>
          <w:numId w:val="22"/>
        </w:numPr>
      </w:pPr>
      <w:r>
        <w:t xml:space="preserve">Write 63h to the </w:t>
      </w:r>
      <w:r w:rsidRPr="00651FDF">
        <w:rPr>
          <w:rFonts w:ascii="Consolas" w:hAnsi="Consolas"/>
        </w:rPr>
        <w:t>TM_ADDR_D</w:t>
      </w:r>
      <w:r>
        <w:t xml:space="preserve"> </w:t>
      </w:r>
      <w:proofErr w:type="gramStart"/>
      <w:r>
        <w:t>register</w:t>
      </w:r>
      <w:proofErr w:type="gramEnd"/>
    </w:p>
    <w:p w14:paraId="792FA410" w14:textId="3381C24E" w:rsidR="00651FDF" w:rsidRDefault="00651FDF" w:rsidP="00651FDF">
      <w:pPr>
        <w:pStyle w:val="ListParagraph"/>
        <w:numPr>
          <w:ilvl w:val="0"/>
          <w:numId w:val="22"/>
        </w:numPr>
      </w:pPr>
      <w:r>
        <w:t xml:space="preserve">Write 20h to the </w:t>
      </w:r>
      <w:r w:rsidRPr="00651FDF">
        <w:rPr>
          <w:rFonts w:ascii="Consolas" w:hAnsi="Consolas"/>
        </w:rPr>
        <w:t>TM_PMUX</w:t>
      </w:r>
      <w:r>
        <w:t xml:space="preserve"> </w:t>
      </w:r>
      <w:proofErr w:type="gramStart"/>
      <w:r>
        <w:t>register</w:t>
      </w:r>
      <w:proofErr w:type="gramEnd"/>
    </w:p>
    <w:p w14:paraId="1407F81D" w14:textId="4AB55628" w:rsidR="00651FDF" w:rsidRDefault="00651FDF" w:rsidP="00651FDF">
      <w:pPr>
        <w:pStyle w:val="ListParagraph"/>
        <w:numPr>
          <w:ilvl w:val="0"/>
          <w:numId w:val="22"/>
        </w:numPr>
      </w:pPr>
      <w:r>
        <w:t xml:space="preserve">Update the </w:t>
      </w:r>
      <w:r w:rsidRPr="00651FDF">
        <w:rPr>
          <w:rFonts w:ascii="Consolas" w:hAnsi="Consolas"/>
        </w:rPr>
        <w:t>TM_DIAG1</w:t>
      </w:r>
      <w:r>
        <w:t xml:space="preserve"> register to select the desired diagnostic </w:t>
      </w:r>
      <w:proofErr w:type="gramStart"/>
      <w:r>
        <w:t>data</w:t>
      </w:r>
      <w:proofErr w:type="gramEnd"/>
    </w:p>
    <w:p w14:paraId="66E9FC5F" w14:textId="2EC00BA8" w:rsidR="00821636" w:rsidRDefault="00651FDF">
      <w:r>
        <w:t xml:space="preserve">To enable diagnostic data on both the </w:t>
      </w:r>
      <w:r w:rsidRPr="00651FDF">
        <w:rPr>
          <w:rFonts w:ascii="Consolas" w:hAnsi="Consolas"/>
          <w:b/>
          <w:bCs/>
        </w:rPr>
        <w:t>RCLK</w:t>
      </w:r>
      <w:r>
        <w:t xml:space="preserve"> and </w:t>
      </w:r>
      <w:proofErr w:type="spellStart"/>
      <w:r w:rsidRPr="00651FDF">
        <w:rPr>
          <w:rFonts w:ascii="Consolas" w:hAnsi="Consolas"/>
          <w:b/>
          <w:bCs/>
        </w:rPr>
        <w:t>Boost_Mode</w:t>
      </w:r>
      <w:proofErr w:type="spellEnd"/>
      <w:r>
        <w:t xml:space="preserve"> pins, write 30h to the </w:t>
      </w:r>
      <w:r w:rsidRPr="00651FDF">
        <w:rPr>
          <w:rFonts w:ascii="Consolas" w:hAnsi="Consolas"/>
        </w:rPr>
        <w:t>TM_PMUX</w:t>
      </w:r>
      <w:r>
        <w:t xml:space="preserve"> register.</w:t>
      </w:r>
    </w:p>
    <w:p w14:paraId="227E5BA5" w14:textId="37BF6EF1" w:rsidR="003F1941" w:rsidRDefault="00821636">
      <w:r>
        <w:t xml:space="preserve">See </w:t>
      </w:r>
      <w:r>
        <w:fldChar w:fldCharType="begin"/>
      </w:r>
      <w:r>
        <w:instrText xml:space="preserve"> REF _Ref137105772 \h </w:instrText>
      </w:r>
      <w:r>
        <w:fldChar w:fldCharType="separate"/>
      </w:r>
      <w:r w:rsidR="009759C0">
        <w:t xml:space="preserve">Table </w:t>
      </w:r>
      <w:r w:rsidR="009759C0">
        <w:rPr>
          <w:noProof/>
        </w:rPr>
        <w:t>12</w:t>
      </w:r>
      <w:r>
        <w:fldChar w:fldCharType="end"/>
      </w:r>
      <w:r>
        <w:t xml:space="preserve"> for the list of selectable internal signals.</w:t>
      </w:r>
    </w:p>
    <w:p w14:paraId="490B8942" w14:textId="77777777" w:rsidR="003F1941" w:rsidRDefault="003F1941"/>
    <w:p w14:paraId="4D1E7AFD" w14:textId="0D9DFDE5" w:rsidR="005D6666" w:rsidRDefault="005D6666" w:rsidP="005D6666">
      <w:pPr>
        <w:pStyle w:val="Caption"/>
        <w:keepNext/>
        <w:jc w:val="center"/>
      </w:pPr>
      <w:bookmarkStart w:id="587" w:name="_Ref137105772"/>
      <w:bookmarkStart w:id="588" w:name="_Toc137132987"/>
      <w:r>
        <w:t xml:space="preserve">Table </w:t>
      </w:r>
      <w:fldSimple w:instr=" SEQ Table \* ARABIC ">
        <w:r w:rsidR="009759C0">
          <w:rPr>
            <w:noProof/>
          </w:rPr>
          <w:t>12</w:t>
        </w:r>
      </w:fldSimple>
      <w:bookmarkEnd w:id="587"/>
      <w:r>
        <w:t>: Diagnostic Data</w:t>
      </w:r>
      <w:bookmarkEnd w:id="58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6"/>
        <w:gridCol w:w="2580"/>
        <w:gridCol w:w="1465"/>
      </w:tblGrid>
      <w:tr w:rsidR="00BF6895" w:rsidRPr="00BF6895" w14:paraId="6A06B498" w14:textId="77777777" w:rsidTr="00874CD6">
        <w:trPr>
          <w:trHeight w:val="285"/>
          <w:jc w:val="center"/>
        </w:trPr>
        <w:tc>
          <w:tcPr>
            <w:tcW w:w="1876" w:type="dxa"/>
            <w:noWrap/>
            <w:hideMark/>
          </w:tcPr>
          <w:p w14:paraId="610AFF5A" w14:textId="7CDF7DC7" w:rsidR="00BF6895" w:rsidRPr="00BF6895" w:rsidRDefault="00BF6895" w:rsidP="00152F45">
            <w:pPr>
              <w:jc w:val="center"/>
            </w:pPr>
            <w:r w:rsidRPr="00BF6895">
              <w:t>T</w:t>
            </w:r>
            <w:r w:rsidR="00152F45">
              <w:t>M_DIAG</w:t>
            </w:r>
            <w:proofErr w:type="gramStart"/>
            <w:r w:rsidR="00152F45">
              <w:t>*.SELECT</w:t>
            </w:r>
            <w:proofErr w:type="gramEnd"/>
          </w:p>
        </w:tc>
        <w:tc>
          <w:tcPr>
            <w:tcW w:w="2580" w:type="dxa"/>
            <w:noWrap/>
            <w:hideMark/>
          </w:tcPr>
          <w:p w14:paraId="7DF301B3" w14:textId="77777777" w:rsidR="00BF6895" w:rsidRPr="00BF6895" w:rsidRDefault="00BF6895" w:rsidP="00152F45">
            <w:pPr>
              <w:jc w:val="center"/>
            </w:pPr>
            <w:r w:rsidRPr="00BF6895">
              <w:t>Signal</w:t>
            </w:r>
          </w:p>
        </w:tc>
        <w:tc>
          <w:tcPr>
            <w:tcW w:w="1465" w:type="dxa"/>
            <w:noWrap/>
            <w:hideMark/>
          </w:tcPr>
          <w:p w14:paraId="6E952058" w14:textId="77777777" w:rsidR="00BF6895" w:rsidRPr="00BF6895" w:rsidRDefault="00BF6895" w:rsidP="00152F45">
            <w:pPr>
              <w:jc w:val="center"/>
            </w:pPr>
            <w:r w:rsidRPr="00BF6895">
              <w:t>Source</w:t>
            </w:r>
          </w:p>
        </w:tc>
      </w:tr>
      <w:tr w:rsidR="00BF6895" w:rsidRPr="00BF6895" w14:paraId="253CAF09" w14:textId="77777777" w:rsidTr="00874CD6">
        <w:trPr>
          <w:trHeight w:val="285"/>
          <w:jc w:val="center"/>
        </w:trPr>
        <w:tc>
          <w:tcPr>
            <w:tcW w:w="1876" w:type="dxa"/>
            <w:noWrap/>
            <w:hideMark/>
          </w:tcPr>
          <w:p w14:paraId="1E4B2953" w14:textId="77777777" w:rsidR="00BF6895" w:rsidRPr="00BF6895" w:rsidRDefault="00BF6895" w:rsidP="00BF6895">
            <w:r w:rsidRPr="00BF6895">
              <w:t>0</w:t>
            </w:r>
          </w:p>
        </w:tc>
        <w:tc>
          <w:tcPr>
            <w:tcW w:w="2580" w:type="dxa"/>
            <w:noWrap/>
            <w:hideMark/>
          </w:tcPr>
          <w:p w14:paraId="447D2387" w14:textId="1E8B2C94" w:rsidR="00BF6895" w:rsidRPr="00BF6895" w:rsidRDefault="00E34530">
            <w:r>
              <w:t>LOW</w:t>
            </w:r>
          </w:p>
        </w:tc>
        <w:tc>
          <w:tcPr>
            <w:tcW w:w="1465" w:type="dxa"/>
            <w:noWrap/>
            <w:hideMark/>
          </w:tcPr>
          <w:p w14:paraId="0FC8CBBC" w14:textId="77777777" w:rsidR="00BF6895" w:rsidRPr="00BF6895" w:rsidRDefault="00BF6895">
            <w:r w:rsidRPr="00BF6895">
              <w:t>N/A</w:t>
            </w:r>
          </w:p>
        </w:tc>
      </w:tr>
      <w:tr w:rsidR="00BF6895" w:rsidRPr="00BF6895" w14:paraId="54CA276B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2413A78A" w14:textId="42B8B165" w:rsidR="00EF2275" w:rsidRPr="00BF6895" w:rsidRDefault="006E34C7" w:rsidP="00BF6895">
            <w:r>
              <w:t>1</w:t>
            </w:r>
          </w:p>
        </w:tc>
        <w:tc>
          <w:tcPr>
            <w:tcW w:w="2580" w:type="dxa"/>
            <w:noWrap/>
          </w:tcPr>
          <w:p w14:paraId="210F269C" w14:textId="63B8FEB8" w:rsidR="00BF6895" w:rsidRPr="00BF6895" w:rsidRDefault="006E34C7">
            <w:r>
              <w:t>HIGH</w:t>
            </w:r>
          </w:p>
        </w:tc>
        <w:tc>
          <w:tcPr>
            <w:tcW w:w="1465" w:type="dxa"/>
            <w:noWrap/>
          </w:tcPr>
          <w:p w14:paraId="5D490177" w14:textId="40F2C55B" w:rsidR="00BF6895" w:rsidRPr="00BF6895" w:rsidRDefault="006E34C7">
            <w:r>
              <w:t>N/A</w:t>
            </w:r>
          </w:p>
        </w:tc>
      </w:tr>
      <w:tr w:rsidR="00BF6895" w:rsidRPr="00BF6895" w14:paraId="58012FF3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3D4FBE85" w14:textId="3C8A062E" w:rsidR="00CF2A61" w:rsidRPr="00BF6895" w:rsidRDefault="006E34C7" w:rsidP="00BF6895">
            <w:r>
              <w:t>2</w:t>
            </w:r>
          </w:p>
        </w:tc>
        <w:tc>
          <w:tcPr>
            <w:tcW w:w="2580" w:type="dxa"/>
            <w:noWrap/>
          </w:tcPr>
          <w:p w14:paraId="374CCE62" w14:textId="013EB833" w:rsidR="00BF6895" w:rsidRPr="00BF6895" w:rsidRDefault="006E34C7">
            <w:r>
              <w:t>NVM_DBE</w:t>
            </w:r>
          </w:p>
        </w:tc>
        <w:tc>
          <w:tcPr>
            <w:tcW w:w="1465" w:type="dxa"/>
            <w:noWrap/>
          </w:tcPr>
          <w:p w14:paraId="189645D1" w14:textId="3342892D" w:rsidR="00BF6895" w:rsidRPr="00BF6895" w:rsidRDefault="006E34C7">
            <w:proofErr w:type="spellStart"/>
            <w:r>
              <w:t>nvm_ctrl</w:t>
            </w:r>
            <w:proofErr w:type="spellEnd"/>
          </w:p>
        </w:tc>
      </w:tr>
      <w:tr w:rsidR="00BF6895" w:rsidRPr="00BF6895" w14:paraId="65D9EA9D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409972FD" w14:textId="1A95522D" w:rsidR="00BF6895" w:rsidRPr="00BF6895" w:rsidRDefault="006E34C7" w:rsidP="00BF6895">
            <w:r>
              <w:t>3</w:t>
            </w:r>
          </w:p>
        </w:tc>
        <w:tc>
          <w:tcPr>
            <w:tcW w:w="2580" w:type="dxa"/>
            <w:noWrap/>
          </w:tcPr>
          <w:p w14:paraId="59DD3B76" w14:textId="5B340562" w:rsidR="00BF6895" w:rsidRPr="00BF6895" w:rsidRDefault="006E34C7">
            <w:r>
              <w:t>NVM_SBE</w:t>
            </w:r>
          </w:p>
        </w:tc>
        <w:tc>
          <w:tcPr>
            <w:tcW w:w="1465" w:type="dxa"/>
            <w:noWrap/>
          </w:tcPr>
          <w:p w14:paraId="173EF8C2" w14:textId="00FF6649" w:rsidR="00BF6895" w:rsidRPr="00BF6895" w:rsidRDefault="006E34C7">
            <w:proofErr w:type="spellStart"/>
            <w:r>
              <w:t>nvm_ctrl</w:t>
            </w:r>
            <w:proofErr w:type="spellEnd"/>
          </w:p>
        </w:tc>
      </w:tr>
      <w:tr w:rsidR="00BF6895" w:rsidRPr="00BF6895" w14:paraId="68339C00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740A7574" w14:textId="6103BA63" w:rsidR="00BF6895" w:rsidRPr="00BF6895" w:rsidRDefault="006E34C7" w:rsidP="00BF6895">
            <w:r>
              <w:t>4</w:t>
            </w:r>
          </w:p>
        </w:tc>
        <w:tc>
          <w:tcPr>
            <w:tcW w:w="2580" w:type="dxa"/>
            <w:noWrap/>
          </w:tcPr>
          <w:p w14:paraId="5048DCF9" w14:textId="5780A12E" w:rsidR="00BF6895" w:rsidRPr="00BF6895" w:rsidRDefault="006E34C7">
            <w:r>
              <w:t>MAIN_RESET</w:t>
            </w:r>
          </w:p>
        </w:tc>
        <w:tc>
          <w:tcPr>
            <w:tcW w:w="1465" w:type="dxa"/>
            <w:noWrap/>
          </w:tcPr>
          <w:p w14:paraId="165223C9" w14:textId="53B5BE1B" w:rsidR="00BF6895" w:rsidRPr="00BF6895" w:rsidRDefault="006E34C7">
            <w:proofErr w:type="spellStart"/>
            <w:r>
              <w:t>main_ctrl</w:t>
            </w:r>
            <w:proofErr w:type="spellEnd"/>
          </w:p>
        </w:tc>
      </w:tr>
      <w:tr w:rsidR="00BF6895" w:rsidRPr="00BF6895" w14:paraId="2B497486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1EF49EDE" w14:textId="7E4AF3E3" w:rsidR="00BF6895" w:rsidRPr="00BF6895" w:rsidRDefault="006E34C7" w:rsidP="00BF6895">
            <w:r>
              <w:t>5</w:t>
            </w:r>
          </w:p>
        </w:tc>
        <w:tc>
          <w:tcPr>
            <w:tcW w:w="2580" w:type="dxa"/>
            <w:noWrap/>
          </w:tcPr>
          <w:p w14:paraId="297F6F96" w14:textId="78554CAD" w:rsidR="00BF6895" w:rsidRPr="00BF6895" w:rsidRDefault="006E34C7">
            <w:r>
              <w:t>MAIN_LOAD_OTP</w:t>
            </w:r>
          </w:p>
        </w:tc>
        <w:tc>
          <w:tcPr>
            <w:tcW w:w="1465" w:type="dxa"/>
            <w:noWrap/>
          </w:tcPr>
          <w:p w14:paraId="18E8852B" w14:textId="0DE6C14F" w:rsidR="00BF6895" w:rsidRPr="00BF6895" w:rsidRDefault="006E34C7">
            <w:proofErr w:type="spellStart"/>
            <w:r>
              <w:t>main_ctrl</w:t>
            </w:r>
            <w:proofErr w:type="spellEnd"/>
          </w:p>
        </w:tc>
      </w:tr>
      <w:tr w:rsidR="00605FCA" w:rsidRPr="00BF6895" w14:paraId="375BB7B5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0C7C1A14" w14:textId="4A82D8BA" w:rsidR="00605FCA" w:rsidRPr="00BF6895" w:rsidRDefault="00A92662" w:rsidP="00605FCA">
            <w:r>
              <w:t>6</w:t>
            </w:r>
          </w:p>
        </w:tc>
        <w:tc>
          <w:tcPr>
            <w:tcW w:w="2580" w:type="dxa"/>
            <w:noWrap/>
          </w:tcPr>
          <w:p w14:paraId="10011F80" w14:textId="4614C804" w:rsidR="00605FCA" w:rsidRPr="00BF6895" w:rsidRDefault="00A92662" w:rsidP="00605FCA">
            <w:r>
              <w:t>MAIN_MEASURE_CPCLK</w:t>
            </w:r>
          </w:p>
        </w:tc>
        <w:tc>
          <w:tcPr>
            <w:tcW w:w="1465" w:type="dxa"/>
            <w:noWrap/>
          </w:tcPr>
          <w:p w14:paraId="162227C0" w14:textId="5615A9C5" w:rsidR="00605FCA" w:rsidRPr="00BF6895" w:rsidRDefault="00A92662" w:rsidP="00605FCA">
            <w:proofErr w:type="spellStart"/>
            <w:r>
              <w:t>main_ctrl</w:t>
            </w:r>
            <w:proofErr w:type="spellEnd"/>
          </w:p>
        </w:tc>
      </w:tr>
      <w:tr w:rsidR="00605FCA" w:rsidRPr="00BF6895" w14:paraId="00D373FE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54A3751E" w14:textId="2F9835E7" w:rsidR="00605FCA" w:rsidRPr="00BF6895" w:rsidRDefault="00A92662" w:rsidP="00605FCA">
            <w:r>
              <w:t>7</w:t>
            </w:r>
          </w:p>
        </w:tc>
        <w:tc>
          <w:tcPr>
            <w:tcW w:w="2580" w:type="dxa"/>
            <w:noWrap/>
          </w:tcPr>
          <w:p w14:paraId="1DD0DBFD" w14:textId="1C4DCB00" w:rsidR="00605FCA" w:rsidRPr="00BF6895" w:rsidRDefault="00A92662" w:rsidP="00605FCA">
            <w:r>
              <w:t>MAIN_IDLE</w:t>
            </w:r>
          </w:p>
        </w:tc>
        <w:tc>
          <w:tcPr>
            <w:tcW w:w="1465" w:type="dxa"/>
            <w:noWrap/>
          </w:tcPr>
          <w:p w14:paraId="70943573" w14:textId="0B27E8F3" w:rsidR="00605FCA" w:rsidRPr="00BF6895" w:rsidRDefault="00A92662" w:rsidP="00605FCA">
            <w:proofErr w:type="spellStart"/>
            <w:r>
              <w:t>main_ctrl</w:t>
            </w:r>
            <w:proofErr w:type="spellEnd"/>
          </w:p>
        </w:tc>
      </w:tr>
      <w:tr w:rsidR="00605FCA" w:rsidRPr="00BF6895" w14:paraId="72C57CC0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4B158A73" w14:textId="59C30BA1" w:rsidR="00605FCA" w:rsidRPr="00BF6895" w:rsidRDefault="00A92662" w:rsidP="00605FCA">
            <w:r>
              <w:t>8</w:t>
            </w:r>
          </w:p>
        </w:tc>
        <w:tc>
          <w:tcPr>
            <w:tcW w:w="2580" w:type="dxa"/>
            <w:noWrap/>
          </w:tcPr>
          <w:p w14:paraId="146D39F1" w14:textId="7F331D9F" w:rsidR="00605FCA" w:rsidRPr="00BF6895" w:rsidRDefault="00A92662" w:rsidP="00605FCA">
            <w:r>
              <w:t>PWR_RESET</w:t>
            </w:r>
          </w:p>
        </w:tc>
        <w:tc>
          <w:tcPr>
            <w:tcW w:w="1465" w:type="dxa"/>
            <w:noWrap/>
          </w:tcPr>
          <w:p w14:paraId="3D54A187" w14:textId="443E53F0" w:rsidR="00605FCA" w:rsidRPr="00BF6895" w:rsidRDefault="00A92662" w:rsidP="00605FCA">
            <w:proofErr w:type="spellStart"/>
            <w:r>
              <w:t>power_ctrl</w:t>
            </w:r>
            <w:proofErr w:type="spellEnd"/>
          </w:p>
        </w:tc>
      </w:tr>
      <w:tr w:rsidR="00605FCA" w:rsidRPr="00BF6895" w14:paraId="61651826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1D4FC13F" w14:textId="262703D4" w:rsidR="00605FCA" w:rsidRPr="00BF6895" w:rsidRDefault="00A92662" w:rsidP="00605FCA">
            <w:r>
              <w:t>9</w:t>
            </w:r>
          </w:p>
        </w:tc>
        <w:tc>
          <w:tcPr>
            <w:tcW w:w="2580" w:type="dxa"/>
            <w:noWrap/>
          </w:tcPr>
          <w:p w14:paraId="17B54C28" w14:textId="36D5804F" w:rsidR="00605FCA" w:rsidRPr="00BF6895" w:rsidRDefault="00A92662" w:rsidP="00605FCA">
            <w:r>
              <w:t>PWR_INIT_SETTLE</w:t>
            </w:r>
          </w:p>
        </w:tc>
        <w:tc>
          <w:tcPr>
            <w:tcW w:w="1465" w:type="dxa"/>
            <w:noWrap/>
          </w:tcPr>
          <w:p w14:paraId="21374BD6" w14:textId="60BBDD10" w:rsidR="00605FCA" w:rsidRPr="00BF6895" w:rsidRDefault="00A92662" w:rsidP="00605FCA">
            <w:proofErr w:type="spellStart"/>
            <w:r>
              <w:t>power_ctrl</w:t>
            </w:r>
            <w:proofErr w:type="spellEnd"/>
          </w:p>
        </w:tc>
      </w:tr>
      <w:tr w:rsidR="00246953" w:rsidRPr="00BF6895" w14:paraId="1A6FA172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35455E60" w14:textId="2DD3AF3D" w:rsidR="00246953" w:rsidRDefault="00246953" w:rsidP="00605FCA">
            <w:r>
              <w:t>10</w:t>
            </w:r>
          </w:p>
        </w:tc>
        <w:tc>
          <w:tcPr>
            <w:tcW w:w="2580" w:type="dxa"/>
            <w:noWrap/>
          </w:tcPr>
          <w:p w14:paraId="41425933" w14:textId="4930DD9D" w:rsidR="00246953" w:rsidRDefault="00246953" w:rsidP="00605FCA">
            <w:r>
              <w:t>PWR_CPCLKM_WAIT</w:t>
            </w:r>
          </w:p>
        </w:tc>
        <w:tc>
          <w:tcPr>
            <w:tcW w:w="1465" w:type="dxa"/>
            <w:noWrap/>
          </w:tcPr>
          <w:p w14:paraId="2964C894" w14:textId="21D3EF42" w:rsidR="00246953" w:rsidRDefault="00246953" w:rsidP="00605FCA">
            <w:proofErr w:type="spellStart"/>
            <w:r>
              <w:t>power_ctrl</w:t>
            </w:r>
            <w:proofErr w:type="spellEnd"/>
          </w:p>
        </w:tc>
      </w:tr>
      <w:tr w:rsidR="00F926E7" w:rsidRPr="00BF6895" w14:paraId="7BB2FF1C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54DB3784" w14:textId="2714E49B" w:rsidR="00A92662" w:rsidRDefault="00A92662" w:rsidP="00605FCA">
            <w:r>
              <w:t>1</w:t>
            </w:r>
            <w:r w:rsidR="00246953">
              <w:t>1</w:t>
            </w:r>
          </w:p>
        </w:tc>
        <w:tc>
          <w:tcPr>
            <w:tcW w:w="2580" w:type="dxa"/>
            <w:noWrap/>
          </w:tcPr>
          <w:p w14:paraId="78EDB43E" w14:textId="695819EB" w:rsidR="00F926E7" w:rsidRDefault="00A92662" w:rsidP="00605FCA">
            <w:r>
              <w:t>PWR_PGATE</w:t>
            </w:r>
          </w:p>
        </w:tc>
        <w:tc>
          <w:tcPr>
            <w:tcW w:w="1465" w:type="dxa"/>
            <w:noWrap/>
          </w:tcPr>
          <w:p w14:paraId="5228A0F0" w14:textId="50BC6F26" w:rsidR="00F926E7" w:rsidRDefault="00A92662" w:rsidP="00605FCA">
            <w:proofErr w:type="spellStart"/>
            <w:r>
              <w:t>power_ctrl</w:t>
            </w:r>
            <w:proofErr w:type="spellEnd"/>
          </w:p>
        </w:tc>
      </w:tr>
      <w:tr w:rsidR="00F926E7" w:rsidRPr="00BF6895" w14:paraId="236FE391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1CF1D2E7" w14:textId="07208B2A" w:rsidR="00F926E7" w:rsidRDefault="00A92662" w:rsidP="00605FCA">
            <w:r>
              <w:t>1</w:t>
            </w:r>
            <w:r w:rsidR="00246953">
              <w:t>2</w:t>
            </w:r>
          </w:p>
        </w:tc>
        <w:tc>
          <w:tcPr>
            <w:tcW w:w="2580" w:type="dxa"/>
            <w:noWrap/>
          </w:tcPr>
          <w:p w14:paraId="0434B9F8" w14:textId="2FB400A2" w:rsidR="00F926E7" w:rsidRDefault="00A92662" w:rsidP="00605FCA">
            <w:r>
              <w:t>PWR_FAULT_CHECK</w:t>
            </w:r>
          </w:p>
        </w:tc>
        <w:tc>
          <w:tcPr>
            <w:tcW w:w="1465" w:type="dxa"/>
            <w:noWrap/>
          </w:tcPr>
          <w:p w14:paraId="75CF0E98" w14:textId="11F5FC79" w:rsidR="00F926E7" w:rsidRDefault="00A92662" w:rsidP="00605FCA">
            <w:proofErr w:type="spellStart"/>
            <w:r>
              <w:t>power_ctrl</w:t>
            </w:r>
            <w:proofErr w:type="spellEnd"/>
          </w:p>
        </w:tc>
      </w:tr>
      <w:tr w:rsidR="00F926E7" w:rsidRPr="00BF6895" w14:paraId="370FD455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1679FF61" w14:textId="18B2B2AB" w:rsidR="00F926E7" w:rsidRDefault="00A92662" w:rsidP="00605FCA">
            <w:r>
              <w:t>1</w:t>
            </w:r>
            <w:r w:rsidR="00246953">
              <w:t>3</w:t>
            </w:r>
          </w:p>
        </w:tc>
        <w:tc>
          <w:tcPr>
            <w:tcW w:w="2580" w:type="dxa"/>
            <w:noWrap/>
          </w:tcPr>
          <w:p w14:paraId="6146ED93" w14:textId="20F853A1" w:rsidR="00F926E7" w:rsidRDefault="00A92662" w:rsidP="00605FCA">
            <w:r>
              <w:t>PWR_WAIT_CHECK</w:t>
            </w:r>
          </w:p>
        </w:tc>
        <w:tc>
          <w:tcPr>
            <w:tcW w:w="1465" w:type="dxa"/>
            <w:noWrap/>
          </w:tcPr>
          <w:p w14:paraId="79150939" w14:textId="24E3615C" w:rsidR="00F926E7" w:rsidRDefault="00A92662" w:rsidP="00605FCA">
            <w:proofErr w:type="spellStart"/>
            <w:r>
              <w:t>power_ctrl</w:t>
            </w:r>
            <w:proofErr w:type="spellEnd"/>
          </w:p>
        </w:tc>
      </w:tr>
      <w:tr w:rsidR="00605FCA" w:rsidRPr="00BF6895" w14:paraId="0EA1F072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7E5C479D" w14:textId="48CEC01B" w:rsidR="00605FCA" w:rsidRPr="00BF6895" w:rsidRDefault="00A92662" w:rsidP="00605FCA">
            <w:r>
              <w:t>1</w:t>
            </w:r>
            <w:r w:rsidR="00246953">
              <w:t>4</w:t>
            </w:r>
          </w:p>
        </w:tc>
        <w:tc>
          <w:tcPr>
            <w:tcW w:w="2580" w:type="dxa"/>
            <w:noWrap/>
          </w:tcPr>
          <w:p w14:paraId="35343BC3" w14:textId="1AD7C4FE" w:rsidR="00605FCA" w:rsidRPr="00BF6895" w:rsidRDefault="00A92662" w:rsidP="00605FCA">
            <w:r>
              <w:t>PWR_CP_START</w:t>
            </w:r>
          </w:p>
        </w:tc>
        <w:tc>
          <w:tcPr>
            <w:tcW w:w="1465" w:type="dxa"/>
            <w:noWrap/>
          </w:tcPr>
          <w:p w14:paraId="2FE566B5" w14:textId="421AD120" w:rsidR="00605FCA" w:rsidRPr="00BF6895" w:rsidRDefault="00A92662" w:rsidP="00605FCA">
            <w:proofErr w:type="spellStart"/>
            <w:r>
              <w:t>power_ctrl</w:t>
            </w:r>
            <w:proofErr w:type="spellEnd"/>
          </w:p>
        </w:tc>
      </w:tr>
      <w:tr w:rsidR="00F926E7" w:rsidRPr="00BF6895" w14:paraId="19F109C4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5BC3896A" w14:textId="01A0745E" w:rsidR="00F926E7" w:rsidRPr="00BF6895" w:rsidRDefault="00A92662" w:rsidP="00F926E7">
            <w:r>
              <w:t>1</w:t>
            </w:r>
            <w:r w:rsidR="00246953">
              <w:t>5</w:t>
            </w:r>
          </w:p>
        </w:tc>
        <w:tc>
          <w:tcPr>
            <w:tcW w:w="2580" w:type="dxa"/>
            <w:noWrap/>
          </w:tcPr>
          <w:p w14:paraId="777B9ABF" w14:textId="289C60C6" w:rsidR="00F926E7" w:rsidRDefault="00A92662" w:rsidP="00F926E7">
            <w:r>
              <w:t>PWR_DISCHG_PHASE</w:t>
            </w:r>
          </w:p>
        </w:tc>
        <w:tc>
          <w:tcPr>
            <w:tcW w:w="1465" w:type="dxa"/>
            <w:noWrap/>
          </w:tcPr>
          <w:p w14:paraId="5BEC7929" w14:textId="19D59623" w:rsidR="00F926E7" w:rsidRDefault="00A92662" w:rsidP="00F926E7">
            <w:proofErr w:type="spellStart"/>
            <w:r>
              <w:t>power_ctrl</w:t>
            </w:r>
            <w:proofErr w:type="spellEnd"/>
          </w:p>
        </w:tc>
      </w:tr>
      <w:tr w:rsidR="00F926E7" w:rsidRPr="00BF6895" w14:paraId="525345AB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4F105EF2" w14:textId="35778EC2" w:rsidR="00F926E7" w:rsidRPr="00BF6895" w:rsidRDefault="00A92662" w:rsidP="00F926E7">
            <w:r>
              <w:t>1</w:t>
            </w:r>
            <w:r w:rsidR="00246953">
              <w:t>6</w:t>
            </w:r>
          </w:p>
        </w:tc>
        <w:tc>
          <w:tcPr>
            <w:tcW w:w="2580" w:type="dxa"/>
            <w:noWrap/>
          </w:tcPr>
          <w:p w14:paraId="42175357" w14:textId="1B30639A" w:rsidR="00F926E7" w:rsidRDefault="00A92662" w:rsidP="00F926E7">
            <w:r>
              <w:t>PWR_DISCHG_FLYCAP</w:t>
            </w:r>
          </w:p>
        </w:tc>
        <w:tc>
          <w:tcPr>
            <w:tcW w:w="1465" w:type="dxa"/>
            <w:noWrap/>
          </w:tcPr>
          <w:p w14:paraId="13E4F9E3" w14:textId="31ED8A91" w:rsidR="00F926E7" w:rsidRDefault="00A92662" w:rsidP="00F926E7">
            <w:proofErr w:type="spellStart"/>
            <w:r>
              <w:t>power_ctrl</w:t>
            </w:r>
            <w:proofErr w:type="spellEnd"/>
          </w:p>
        </w:tc>
      </w:tr>
      <w:tr w:rsidR="00F926E7" w:rsidRPr="00BF6895" w14:paraId="22401D5C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3C081178" w14:textId="6087CE4A" w:rsidR="00F926E7" w:rsidRPr="00BF6895" w:rsidRDefault="00A92662" w:rsidP="00F926E7">
            <w:r>
              <w:t>1</w:t>
            </w:r>
            <w:r w:rsidR="00246953">
              <w:t>7</w:t>
            </w:r>
          </w:p>
        </w:tc>
        <w:tc>
          <w:tcPr>
            <w:tcW w:w="2580" w:type="dxa"/>
            <w:noWrap/>
          </w:tcPr>
          <w:p w14:paraId="1C930BCD" w14:textId="0D9B9F39" w:rsidR="00F926E7" w:rsidRPr="00BF6895" w:rsidRDefault="00A92662" w:rsidP="00F926E7">
            <w:r>
              <w:t>PWR_UP_SOFTSTART</w:t>
            </w:r>
          </w:p>
        </w:tc>
        <w:tc>
          <w:tcPr>
            <w:tcW w:w="1465" w:type="dxa"/>
            <w:noWrap/>
          </w:tcPr>
          <w:p w14:paraId="50387DD4" w14:textId="00E9ABF4" w:rsidR="00F926E7" w:rsidRPr="00BF6895" w:rsidRDefault="00A92662" w:rsidP="00F926E7">
            <w:proofErr w:type="spellStart"/>
            <w:r>
              <w:t>power_ctrl</w:t>
            </w:r>
            <w:proofErr w:type="spellEnd"/>
          </w:p>
        </w:tc>
      </w:tr>
      <w:tr w:rsidR="00F926E7" w:rsidRPr="00BF6895" w14:paraId="6352030D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02520892" w14:textId="44A6A589" w:rsidR="00F926E7" w:rsidRPr="00BF6895" w:rsidRDefault="00A92662" w:rsidP="00F926E7">
            <w:r>
              <w:t>1</w:t>
            </w:r>
            <w:r w:rsidR="00246953">
              <w:t>8</w:t>
            </w:r>
          </w:p>
        </w:tc>
        <w:tc>
          <w:tcPr>
            <w:tcW w:w="2580" w:type="dxa"/>
            <w:noWrap/>
          </w:tcPr>
          <w:p w14:paraId="201F850F" w14:textId="1AC05A42" w:rsidR="00F926E7" w:rsidRDefault="00A92662" w:rsidP="00F926E7">
            <w:r>
              <w:t>PWR_UP_ACTIVE</w:t>
            </w:r>
          </w:p>
        </w:tc>
        <w:tc>
          <w:tcPr>
            <w:tcW w:w="1465" w:type="dxa"/>
            <w:noWrap/>
          </w:tcPr>
          <w:p w14:paraId="744056E2" w14:textId="1F7669DD" w:rsidR="00F926E7" w:rsidRDefault="00A92662" w:rsidP="00F926E7">
            <w:proofErr w:type="spellStart"/>
            <w:r>
              <w:t>power_ctrl</w:t>
            </w:r>
            <w:proofErr w:type="spellEnd"/>
          </w:p>
        </w:tc>
      </w:tr>
      <w:tr w:rsidR="00F926E7" w:rsidRPr="00BF6895" w14:paraId="0D5DE96F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5C4BF9BD" w14:textId="764A05B5" w:rsidR="00F926E7" w:rsidRPr="00BF6895" w:rsidRDefault="00A92662" w:rsidP="00F926E7">
            <w:r>
              <w:t>1</w:t>
            </w:r>
            <w:r w:rsidR="00246953">
              <w:t>9</w:t>
            </w:r>
          </w:p>
        </w:tc>
        <w:tc>
          <w:tcPr>
            <w:tcW w:w="2580" w:type="dxa"/>
            <w:noWrap/>
          </w:tcPr>
          <w:p w14:paraId="69B8B6B4" w14:textId="2D8FFB37" w:rsidR="00F926E7" w:rsidRDefault="00A92662" w:rsidP="00F926E7">
            <w:r>
              <w:t>PWR_DOWN_BSTCHARGE</w:t>
            </w:r>
          </w:p>
        </w:tc>
        <w:tc>
          <w:tcPr>
            <w:tcW w:w="1465" w:type="dxa"/>
            <w:noWrap/>
          </w:tcPr>
          <w:p w14:paraId="6E45F892" w14:textId="3993AEA3" w:rsidR="00F926E7" w:rsidRDefault="00A92662" w:rsidP="00F926E7">
            <w:proofErr w:type="spellStart"/>
            <w:r>
              <w:t>power_ctrl</w:t>
            </w:r>
            <w:proofErr w:type="spellEnd"/>
          </w:p>
        </w:tc>
      </w:tr>
      <w:tr w:rsidR="00F926E7" w:rsidRPr="00BF6895" w14:paraId="38F54865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10B3291E" w14:textId="4437BC0E" w:rsidR="00F926E7" w:rsidRPr="00BF6895" w:rsidRDefault="00246953" w:rsidP="00F926E7">
            <w:r>
              <w:t>20</w:t>
            </w:r>
          </w:p>
        </w:tc>
        <w:tc>
          <w:tcPr>
            <w:tcW w:w="2580" w:type="dxa"/>
            <w:noWrap/>
          </w:tcPr>
          <w:p w14:paraId="443D1D72" w14:textId="27E2DFE8" w:rsidR="00F926E7" w:rsidRPr="00BF6895" w:rsidRDefault="00A92662" w:rsidP="00F926E7">
            <w:r>
              <w:t>PWR_DOWN_SOFTSTART</w:t>
            </w:r>
          </w:p>
        </w:tc>
        <w:tc>
          <w:tcPr>
            <w:tcW w:w="1465" w:type="dxa"/>
            <w:noWrap/>
          </w:tcPr>
          <w:p w14:paraId="779F6512" w14:textId="7318B36F" w:rsidR="00F926E7" w:rsidRPr="00BF6895" w:rsidRDefault="00A92662" w:rsidP="00F926E7">
            <w:proofErr w:type="spellStart"/>
            <w:r>
              <w:t>power_ctrl</w:t>
            </w:r>
            <w:proofErr w:type="spellEnd"/>
          </w:p>
        </w:tc>
      </w:tr>
      <w:tr w:rsidR="00F926E7" w:rsidRPr="00BF6895" w14:paraId="15D1BD8A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34E7110D" w14:textId="1F8C2D9E" w:rsidR="00F926E7" w:rsidRPr="00BF6895" w:rsidRDefault="00A92662" w:rsidP="00F926E7">
            <w:r>
              <w:t>2</w:t>
            </w:r>
            <w:r w:rsidR="00246953">
              <w:t>1</w:t>
            </w:r>
          </w:p>
        </w:tc>
        <w:tc>
          <w:tcPr>
            <w:tcW w:w="2580" w:type="dxa"/>
            <w:noWrap/>
          </w:tcPr>
          <w:p w14:paraId="1F85E8B5" w14:textId="2115508A" w:rsidR="00F926E7" w:rsidRPr="00BF6895" w:rsidRDefault="00A92662" w:rsidP="00F926E7">
            <w:r>
              <w:t>PWR_DOWN_ACTIVE</w:t>
            </w:r>
          </w:p>
        </w:tc>
        <w:tc>
          <w:tcPr>
            <w:tcW w:w="1465" w:type="dxa"/>
            <w:noWrap/>
          </w:tcPr>
          <w:p w14:paraId="6F3D1815" w14:textId="42DFC127" w:rsidR="00F926E7" w:rsidRPr="00BF6895" w:rsidRDefault="00A92662" w:rsidP="00F926E7">
            <w:proofErr w:type="spellStart"/>
            <w:r>
              <w:t>power_ctrl</w:t>
            </w:r>
            <w:proofErr w:type="spellEnd"/>
          </w:p>
        </w:tc>
      </w:tr>
      <w:tr w:rsidR="00F926E7" w:rsidRPr="00BF6895" w14:paraId="5540848E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2A611DCB" w14:textId="37996240" w:rsidR="00F926E7" w:rsidRPr="00BF6895" w:rsidRDefault="00A92662" w:rsidP="00F926E7">
            <w:r>
              <w:t>2</w:t>
            </w:r>
            <w:r w:rsidR="00246953">
              <w:t>2</w:t>
            </w:r>
          </w:p>
        </w:tc>
        <w:tc>
          <w:tcPr>
            <w:tcW w:w="2580" w:type="dxa"/>
            <w:noWrap/>
          </w:tcPr>
          <w:p w14:paraId="6AC0B33C" w14:textId="38DF0937" w:rsidR="00F926E7" w:rsidRPr="00BF6895" w:rsidRDefault="00A92662" w:rsidP="00F926E7">
            <w:r>
              <w:t>PWR_HICCUP</w:t>
            </w:r>
          </w:p>
        </w:tc>
        <w:tc>
          <w:tcPr>
            <w:tcW w:w="1465" w:type="dxa"/>
            <w:noWrap/>
          </w:tcPr>
          <w:p w14:paraId="7DA8F15D" w14:textId="70F1DBF9" w:rsidR="00F926E7" w:rsidRPr="00BF6895" w:rsidRDefault="00A92662" w:rsidP="00F926E7">
            <w:proofErr w:type="spellStart"/>
            <w:r>
              <w:t>power_ctrl</w:t>
            </w:r>
            <w:proofErr w:type="spellEnd"/>
          </w:p>
        </w:tc>
      </w:tr>
      <w:tr w:rsidR="00F926E7" w:rsidRPr="00BF6895" w14:paraId="1FD91C85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272A1A86" w14:textId="45C03153" w:rsidR="00F926E7" w:rsidRPr="00BF6895" w:rsidRDefault="00A92662" w:rsidP="00F926E7">
            <w:r>
              <w:lastRenderedPageBreak/>
              <w:t>2</w:t>
            </w:r>
            <w:r w:rsidR="00246953">
              <w:t>3</w:t>
            </w:r>
          </w:p>
        </w:tc>
        <w:tc>
          <w:tcPr>
            <w:tcW w:w="2580" w:type="dxa"/>
            <w:noWrap/>
          </w:tcPr>
          <w:p w14:paraId="15483F7A" w14:textId="1D719FB5" w:rsidR="00F926E7" w:rsidRPr="00BF6895" w:rsidRDefault="00A92662" w:rsidP="00F926E7">
            <w:r>
              <w:t>PWR_SHUTDOWN</w:t>
            </w:r>
          </w:p>
        </w:tc>
        <w:tc>
          <w:tcPr>
            <w:tcW w:w="1465" w:type="dxa"/>
            <w:noWrap/>
          </w:tcPr>
          <w:p w14:paraId="0FB7F906" w14:textId="4B91875B" w:rsidR="00F926E7" w:rsidRPr="00BF6895" w:rsidRDefault="00A92662" w:rsidP="00F926E7">
            <w:proofErr w:type="spellStart"/>
            <w:r>
              <w:t>power_ctrl</w:t>
            </w:r>
            <w:proofErr w:type="spellEnd"/>
          </w:p>
        </w:tc>
      </w:tr>
      <w:tr w:rsidR="00F926E7" w:rsidRPr="00BF6895" w14:paraId="430E19DE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29B4CDF8" w14:textId="6DDB4275" w:rsidR="00F926E7" w:rsidRPr="00BF6895" w:rsidRDefault="00A92662" w:rsidP="00F926E7">
            <w:r>
              <w:t>2</w:t>
            </w:r>
            <w:r w:rsidR="00246953">
              <w:t>4</w:t>
            </w:r>
          </w:p>
        </w:tc>
        <w:tc>
          <w:tcPr>
            <w:tcW w:w="2580" w:type="dxa"/>
            <w:noWrap/>
          </w:tcPr>
          <w:p w14:paraId="184E7897" w14:textId="6F170F6E" w:rsidR="00F926E7" w:rsidRDefault="00A92662" w:rsidP="00F926E7">
            <w:r>
              <w:t>PWR_OFF</w:t>
            </w:r>
          </w:p>
        </w:tc>
        <w:tc>
          <w:tcPr>
            <w:tcW w:w="1465" w:type="dxa"/>
            <w:noWrap/>
          </w:tcPr>
          <w:p w14:paraId="1574F600" w14:textId="00CFFBB9" w:rsidR="00F926E7" w:rsidRDefault="00A92662" w:rsidP="00F926E7">
            <w:proofErr w:type="spellStart"/>
            <w:r>
              <w:t>power_ctrl</w:t>
            </w:r>
            <w:proofErr w:type="spellEnd"/>
          </w:p>
        </w:tc>
      </w:tr>
      <w:tr w:rsidR="004D35FE" w:rsidRPr="00BF6895" w14:paraId="28078587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220B6E30" w14:textId="59704C9B" w:rsidR="004D35FE" w:rsidRDefault="004D35FE" w:rsidP="00F926E7">
            <w:r>
              <w:t>2</w:t>
            </w:r>
            <w:r w:rsidR="00246953">
              <w:t>5</w:t>
            </w:r>
          </w:p>
        </w:tc>
        <w:tc>
          <w:tcPr>
            <w:tcW w:w="2580" w:type="dxa"/>
            <w:noWrap/>
          </w:tcPr>
          <w:p w14:paraId="2B8EE122" w14:textId="7E6A5DC3" w:rsidR="004D35FE" w:rsidRDefault="004D35FE" w:rsidP="00F926E7">
            <w:r>
              <w:t>PWR_LATCH_FAULT</w:t>
            </w:r>
          </w:p>
        </w:tc>
        <w:tc>
          <w:tcPr>
            <w:tcW w:w="1465" w:type="dxa"/>
            <w:noWrap/>
          </w:tcPr>
          <w:p w14:paraId="235FA9F3" w14:textId="038FE8CD" w:rsidR="004D35FE" w:rsidRDefault="004D35FE" w:rsidP="00F926E7">
            <w:proofErr w:type="spellStart"/>
            <w:r>
              <w:t>power_ctrl</w:t>
            </w:r>
            <w:proofErr w:type="spellEnd"/>
          </w:p>
        </w:tc>
      </w:tr>
      <w:tr w:rsidR="00F926E7" w:rsidRPr="00BF6895" w14:paraId="4A76E2A0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0F033883" w14:textId="2B47671F" w:rsidR="00F926E7" w:rsidRPr="00BF6895" w:rsidRDefault="00A92662" w:rsidP="00F926E7">
            <w:r>
              <w:t>2</w:t>
            </w:r>
            <w:r w:rsidR="00246953">
              <w:t>6</w:t>
            </w:r>
          </w:p>
        </w:tc>
        <w:tc>
          <w:tcPr>
            <w:tcW w:w="2580" w:type="dxa"/>
            <w:noWrap/>
          </w:tcPr>
          <w:p w14:paraId="099BAB6C" w14:textId="4592D471" w:rsidR="00F926E7" w:rsidRDefault="00A92662" w:rsidP="00F926E7">
            <w:proofErr w:type="spellStart"/>
            <w:r>
              <w:t>a_cp_</w:t>
            </w:r>
            <w:proofErr w:type="gramStart"/>
            <w:r>
              <w:t>status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1465" w:type="dxa"/>
            <w:noWrap/>
          </w:tcPr>
          <w:p w14:paraId="340BF9B2" w14:textId="6F3615EE" w:rsidR="00F926E7" w:rsidRDefault="00A92662" w:rsidP="00F926E7">
            <w:r>
              <w:t>input</w:t>
            </w:r>
          </w:p>
        </w:tc>
      </w:tr>
      <w:tr w:rsidR="00F926E7" w:rsidRPr="00BF6895" w14:paraId="74A0EF37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1653F85F" w14:textId="0F72D1E5" w:rsidR="00F926E7" w:rsidRPr="00BF6895" w:rsidRDefault="00A92662" w:rsidP="00F926E7">
            <w:r>
              <w:t>2</w:t>
            </w:r>
            <w:r w:rsidR="00246953">
              <w:t>7</w:t>
            </w:r>
          </w:p>
        </w:tc>
        <w:tc>
          <w:tcPr>
            <w:tcW w:w="2580" w:type="dxa"/>
            <w:noWrap/>
          </w:tcPr>
          <w:p w14:paraId="2E6C20DD" w14:textId="357D2119" w:rsidR="00F926E7" w:rsidRDefault="00A92662" w:rsidP="00F926E7">
            <w:proofErr w:type="spellStart"/>
            <w:r>
              <w:t>a_cp_</w:t>
            </w:r>
            <w:proofErr w:type="gramStart"/>
            <w:r>
              <w:t>status</w:t>
            </w:r>
            <w:proofErr w:type="spellEnd"/>
            <w:r>
              <w:t>[</w:t>
            </w:r>
            <w:proofErr w:type="gramEnd"/>
            <w:r>
              <w:t>1]</w:t>
            </w:r>
          </w:p>
        </w:tc>
        <w:tc>
          <w:tcPr>
            <w:tcW w:w="1465" w:type="dxa"/>
            <w:noWrap/>
          </w:tcPr>
          <w:p w14:paraId="05359BA6" w14:textId="3D77436F" w:rsidR="00F926E7" w:rsidRDefault="00A92662" w:rsidP="00F926E7">
            <w:r>
              <w:t>input</w:t>
            </w:r>
          </w:p>
        </w:tc>
      </w:tr>
      <w:tr w:rsidR="00F926E7" w:rsidRPr="00BF6895" w14:paraId="28AA8132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6727DCC7" w14:textId="4B2074F7" w:rsidR="00F926E7" w:rsidRPr="00BF6895" w:rsidRDefault="00A92662" w:rsidP="00F926E7">
            <w:r>
              <w:t>2</w:t>
            </w:r>
            <w:r w:rsidR="00246953">
              <w:t>8</w:t>
            </w:r>
          </w:p>
        </w:tc>
        <w:tc>
          <w:tcPr>
            <w:tcW w:w="2580" w:type="dxa"/>
            <w:noWrap/>
          </w:tcPr>
          <w:p w14:paraId="7F4D9C8D" w14:textId="23EB2C8F" w:rsidR="00F926E7" w:rsidRPr="00BF6895" w:rsidRDefault="00A92662" w:rsidP="00F926E7">
            <w:proofErr w:type="spellStart"/>
            <w:r>
              <w:t>a_cp_</w:t>
            </w:r>
            <w:proofErr w:type="gramStart"/>
            <w:r>
              <w:t>status</w:t>
            </w:r>
            <w:proofErr w:type="spellEnd"/>
            <w:r>
              <w:t>[</w:t>
            </w:r>
            <w:proofErr w:type="gramEnd"/>
            <w:r>
              <w:t>2]</w:t>
            </w:r>
          </w:p>
        </w:tc>
        <w:tc>
          <w:tcPr>
            <w:tcW w:w="1465" w:type="dxa"/>
            <w:noWrap/>
          </w:tcPr>
          <w:p w14:paraId="5F7BBA64" w14:textId="1F3ADBBA" w:rsidR="00F926E7" w:rsidRPr="00BF6895" w:rsidRDefault="00A92662" w:rsidP="00F926E7">
            <w:r>
              <w:t>input</w:t>
            </w:r>
          </w:p>
        </w:tc>
      </w:tr>
      <w:tr w:rsidR="00F926E7" w:rsidRPr="00BF6895" w14:paraId="2C15A40D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302B2019" w14:textId="602A5B59" w:rsidR="00F926E7" w:rsidRPr="00BF6895" w:rsidRDefault="00A92662" w:rsidP="00F926E7">
            <w:r>
              <w:t>2</w:t>
            </w:r>
            <w:r w:rsidR="00246953">
              <w:t>9</w:t>
            </w:r>
          </w:p>
        </w:tc>
        <w:tc>
          <w:tcPr>
            <w:tcW w:w="2580" w:type="dxa"/>
            <w:noWrap/>
          </w:tcPr>
          <w:p w14:paraId="017B3D1F" w14:textId="18A38917" w:rsidR="00F926E7" w:rsidRPr="00BF6895" w:rsidRDefault="00A92662" w:rsidP="00F926E7">
            <w:proofErr w:type="spellStart"/>
            <w:r>
              <w:t>a_cp_</w:t>
            </w:r>
            <w:proofErr w:type="gramStart"/>
            <w:r>
              <w:t>status</w:t>
            </w:r>
            <w:proofErr w:type="spellEnd"/>
            <w:r>
              <w:t>[</w:t>
            </w:r>
            <w:proofErr w:type="gramEnd"/>
            <w:r>
              <w:t>3]</w:t>
            </w:r>
          </w:p>
        </w:tc>
        <w:tc>
          <w:tcPr>
            <w:tcW w:w="1465" w:type="dxa"/>
            <w:noWrap/>
          </w:tcPr>
          <w:p w14:paraId="6FE48029" w14:textId="60D8861C" w:rsidR="00F926E7" w:rsidRPr="00BF6895" w:rsidRDefault="00A92662" w:rsidP="00F926E7">
            <w:r>
              <w:t>input</w:t>
            </w:r>
          </w:p>
        </w:tc>
      </w:tr>
      <w:tr w:rsidR="00F926E7" w:rsidRPr="00BF6895" w14:paraId="7D75EF5E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55434F2D" w14:textId="58F11B96" w:rsidR="00F926E7" w:rsidRPr="00BF6895" w:rsidRDefault="00246953" w:rsidP="00F926E7">
            <w:r>
              <w:t>30</w:t>
            </w:r>
          </w:p>
        </w:tc>
        <w:tc>
          <w:tcPr>
            <w:tcW w:w="2580" w:type="dxa"/>
            <w:noWrap/>
          </w:tcPr>
          <w:p w14:paraId="124163FE" w14:textId="388E3144" w:rsidR="00F926E7" w:rsidRPr="00BF6895" w:rsidRDefault="00A92662" w:rsidP="00F926E7">
            <w:proofErr w:type="spellStart"/>
            <w:r>
              <w:t>a_cp_</w:t>
            </w:r>
            <w:proofErr w:type="gramStart"/>
            <w:r>
              <w:t>status</w:t>
            </w:r>
            <w:proofErr w:type="spellEnd"/>
            <w:r>
              <w:t>[</w:t>
            </w:r>
            <w:proofErr w:type="gramEnd"/>
            <w:r>
              <w:t>4]</w:t>
            </w:r>
          </w:p>
        </w:tc>
        <w:tc>
          <w:tcPr>
            <w:tcW w:w="1465" w:type="dxa"/>
            <w:noWrap/>
          </w:tcPr>
          <w:p w14:paraId="71A5B74D" w14:textId="59F8341A" w:rsidR="00F926E7" w:rsidRPr="00BF6895" w:rsidRDefault="00A92662" w:rsidP="00F926E7">
            <w:r>
              <w:t>input</w:t>
            </w:r>
          </w:p>
        </w:tc>
      </w:tr>
      <w:tr w:rsidR="00F926E7" w:rsidRPr="00BF6895" w14:paraId="6462079C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2BBC91F8" w14:textId="352D914E" w:rsidR="00F926E7" w:rsidRPr="00BF6895" w:rsidRDefault="004D35FE" w:rsidP="00F926E7">
            <w:r>
              <w:t>3</w:t>
            </w:r>
            <w:r w:rsidR="00246953">
              <w:t>1</w:t>
            </w:r>
          </w:p>
        </w:tc>
        <w:tc>
          <w:tcPr>
            <w:tcW w:w="2580" w:type="dxa"/>
            <w:noWrap/>
          </w:tcPr>
          <w:p w14:paraId="7C38AE3B" w14:textId="0971B430" w:rsidR="00F926E7" w:rsidRPr="00BF6895" w:rsidRDefault="00A92662" w:rsidP="00F926E7">
            <w:proofErr w:type="spellStart"/>
            <w:r>
              <w:t>a_cp_</w:t>
            </w:r>
            <w:proofErr w:type="gramStart"/>
            <w:r>
              <w:t>status</w:t>
            </w:r>
            <w:proofErr w:type="spellEnd"/>
            <w:r>
              <w:t>[</w:t>
            </w:r>
            <w:proofErr w:type="gramEnd"/>
            <w:r>
              <w:t>5]</w:t>
            </w:r>
          </w:p>
        </w:tc>
        <w:tc>
          <w:tcPr>
            <w:tcW w:w="1465" w:type="dxa"/>
            <w:noWrap/>
          </w:tcPr>
          <w:p w14:paraId="25811727" w14:textId="1BF6EBBE" w:rsidR="00F926E7" w:rsidRPr="00BF6895" w:rsidRDefault="00A92662" w:rsidP="00F926E7">
            <w:r>
              <w:t>input</w:t>
            </w:r>
          </w:p>
        </w:tc>
      </w:tr>
      <w:tr w:rsidR="00F926E7" w:rsidRPr="00BF6895" w14:paraId="7BA028C2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1FCAE0B6" w14:textId="28F1E62E" w:rsidR="00F926E7" w:rsidRPr="00BF6895" w:rsidRDefault="00A92662" w:rsidP="00F926E7">
            <w:r>
              <w:t>3</w:t>
            </w:r>
            <w:r w:rsidR="00246953">
              <w:t>2</w:t>
            </w:r>
          </w:p>
        </w:tc>
        <w:tc>
          <w:tcPr>
            <w:tcW w:w="2580" w:type="dxa"/>
            <w:noWrap/>
          </w:tcPr>
          <w:p w14:paraId="451B7551" w14:textId="25A00529" w:rsidR="00F926E7" w:rsidRPr="00BF6895" w:rsidRDefault="00A92662" w:rsidP="00F926E7">
            <w:proofErr w:type="spellStart"/>
            <w:r>
              <w:t>a_cp_</w:t>
            </w:r>
            <w:proofErr w:type="gramStart"/>
            <w:r>
              <w:t>status</w:t>
            </w:r>
            <w:proofErr w:type="spellEnd"/>
            <w:r>
              <w:t>[</w:t>
            </w:r>
            <w:proofErr w:type="gramEnd"/>
            <w:r>
              <w:t>6]</w:t>
            </w:r>
          </w:p>
        </w:tc>
        <w:tc>
          <w:tcPr>
            <w:tcW w:w="1465" w:type="dxa"/>
            <w:noWrap/>
          </w:tcPr>
          <w:p w14:paraId="49707E0A" w14:textId="2FAC091D" w:rsidR="00F926E7" w:rsidRPr="00BF6895" w:rsidRDefault="00A92662" w:rsidP="00F926E7">
            <w:r>
              <w:t>input</w:t>
            </w:r>
          </w:p>
        </w:tc>
      </w:tr>
      <w:tr w:rsidR="00F926E7" w:rsidRPr="00BF6895" w14:paraId="10CCD506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4A48A698" w14:textId="33A2ACE6" w:rsidR="00F926E7" w:rsidRPr="00BF6895" w:rsidRDefault="00A92662" w:rsidP="00F926E7">
            <w:r>
              <w:t>3</w:t>
            </w:r>
            <w:r w:rsidR="00246953">
              <w:t>3</w:t>
            </w:r>
          </w:p>
        </w:tc>
        <w:tc>
          <w:tcPr>
            <w:tcW w:w="2580" w:type="dxa"/>
            <w:noWrap/>
          </w:tcPr>
          <w:p w14:paraId="602BE278" w14:textId="2ABED1F9" w:rsidR="00F926E7" w:rsidRPr="00BF6895" w:rsidRDefault="00A92662" w:rsidP="00F926E7">
            <w:proofErr w:type="spellStart"/>
            <w:r>
              <w:t>a_cp_</w:t>
            </w:r>
            <w:proofErr w:type="gramStart"/>
            <w:r>
              <w:t>status</w:t>
            </w:r>
            <w:proofErr w:type="spellEnd"/>
            <w:r>
              <w:t>[</w:t>
            </w:r>
            <w:proofErr w:type="gramEnd"/>
            <w:r>
              <w:t>7]</w:t>
            </w:r>
          </w:p>
        </w:tc>
        <w:tc>
          <w:tcPr>
            <w:tcW w:w="1465" w:type="dxa"/>
            <w:noWrap/>
          </w:tcPr>
          <w:p w14:paraId="0E9BF9DA" w14:textId="25FCE9DC" w:rsidR="00F926E7" w:rsidRPr="00BF6895" w:rsidRDefault="00A92662" w:rsidP="00F926E7">
            <w:r>
              <w:t>input</w:t>
            </w:r>
          </w:p>
        </w:tc>
      </w:tr>
      <w:tr w:rsidR="00F926E7" w:rsidRPr="00BF6895" w14:paraId="238676C4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1D14FCD5" w14:textId="7883334F" w:rsidR="00F926E7" w:rsidRPr="00BF6895" w:rsidRDefault="00A92662" w:rsidP="00F926E7">
            <w:r>
              <w:t>3</w:t>
            </w:r>
            <w:r w:rsidR="00246953">
              <w:t>4</w:t>
            </w:r>
          </w:p>
        </w:tc>
        <w:tc>
          <w:tcPr>
            <w:tcW w:w="2580" w:type="dxa"/>
            <w:noWrap/>
          </w:tcPr>
          <w:p w14:paraId="49342CF4" w14:textId="287E31FD" w:rsidR="00F926E7" w:rsidRPr="00BF6895" w:rsidRDefault="00A92662" w:rsidP="00F926E7">
            <w:proofErr w:type="spellStart"/>
            <w:r>
              <w:t>a_cp_</w:t>
            </w:r>
            <w:proofErr w:type="gramStart"/>
            <w:r>
              <w:t>status</w:t>
            </w:r>
            <w:proofErr w:type="spellEnd"/>
            <w:r>
              <w:t>[</w:t>
            </w:r>
            <w:proofErr w:type="gramEnd"/>
            <w:r>
              <w:t>8]</w:t>
            </w:r>
          </w:p>
        </w:tc>
        <w:tc>
          <w:tcPr>
            <w:tcW w:w="1465" w:type="dxa"/>
            <w:noWrap/>
          </w:tcPr>
          <w:p w14:paraId="71AD619B" w14:textId="26341924" w:rsidR="00F926E7" w:rsidRPr="00BF6895" w:rsidRDefault="00A92662" w:rsidP="00F926E7">
            <w:r>
              <w:t>input</w:t>
            </w:r>
          </w:p>
        </w:tc>
      </w:tr>
      <w:tr w:rsidR="00A92662" w:rsidRPr="00BF6895" w14:paraId="76157C3B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7886EFA0" w14:textId="2B3BD440" w:rsidR="00A92662" w:rsidRPr="00BF6895" w:rsidRDefault="00A92662" w:rsidP="00A92662">
            <w:r>
              <w:t>3</w:t>
            </w:r>
            <w:r w:rsidR="00246953">
              <w:t>5</w:t>
            </w:r>
          </w:p>
        </w:tc>
        <w:tc>
          <w:tcPr>
            <w:tcW w:w="2580" w:type="dxa"/>
            <w:noWrap/>
          </w:tcPr>
          <w:p w14:paraId="6BA3D6B1" w14:textId="16468D1C" w:rsidR="00A92662" w:rsidRPr="00BF6895" w:rsidRDefault="00A92662" w:rsidP="00A92662">
            <w:proofErr w:type="spellStart"/>
            <w:r>
              <w:t>a_cp_status_</w:t>
            </w:r>
            <w:proofErr w:type="gramStart"/>
            <w:r>
              <w:t>dgl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1465" w:type="dxa"/>
            <w:noWrap/>
          </w:tcPr>
          <w:p w14:paraId="07703107" w14:textId="0F956F81" w:rsidR="00A92662" w:rsidRPr="00BF6895" w:rsidRDefault="00A92662" w:rsidP="00A92662">
            <w:proofErr w:type="spellStart"/>
            <w:r>
              <w:t>deglitcher</w:t>
            </w:r>
            <w:proofErr w:type="spellEnd"/>
          </w:p>
        </w:tc>
      </w:tr>
      <w:tr w:rsidR="00A92662" w:rsidRPr="00BF6895" w14:paraId="0AFE4841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48229779" w14:textId="0E4A3E40" w:rsidR="00A92662" w:rsidRPr="00BF6895" w:rsidRDefault="00A92662" w:rsidP="00A92662">
            <w:r>
              <w:t>3</w:t>
            </w:r>
            <w:r w:rsidR="00246953">
              <w:t>6</w:t>
            </w:r>
          </w:p>
        </w:tc>
        <w:tc>
          <w:tcPr>
            <w:tcW w:w="2580" w:type="dxa"/>
            <w:noWrap/>
          </w:tcPr>
          <w:p w14:paraId="7219CB1B" w14:textId="60178CFD" w:rsidR="00A92662" w:rsidRPr="00BF6895" w:rsidRDefault="00A92662" w:rsidP="00A92662">
            <w:proofErr w:type="spellStart"/>
            <w:r>
              <w:t>a_cp_status_</w:t>
            </w:r>
            <w:proofErr w:type="gramStart"/>
            <w:r>
              <w:t>dgl</w:t>
            </w:r>
            <w:proofErr w:type="spellEnd"/>
            <w:r>
              <w:t>[</w:t>
            </w:r>
            <w:proofErr w:type="gramEnd"/>
            <w:r>
              <w:t>1]</w:t>
            </w:r>
          </w:p>
        </w:tc>
        <w:tc>
          <w:tcPr>
            <w:tcW w:w="1465" w:type="dxa"/>
            <w:noWrap/>
          </w:tcPr>
          <w:p w14:paraId="6291B5F4" w14:textId="16EEED62" w:rsidR="00A92662" w:rsidRPr="00BF6895" w:rsidRDefault="00A92662" w:rsidP="00A92662">
            <w:proofErr w:type="spellStart"/>
            <w:r>
              <w:t>deglitcher</w:t>
            </w:r>
            <w:proofErr w:type="spellEnd"/>
          </w:p>
        </w:tc>
      </w:tr>
      <w:tr w:rsidR="00A92662" w:rsidRPr="00BF6895" w14:paraId="4A2CBBE7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6F5E6F81" w14:textId="0AEF6583" w:rsidR="00A92662" w:rsidRPr="00BF6895" w:rsidRDefault="00A92662" w:rsidP="00A92662">
            <w:r>
              <w:t>3</w:t>
            </w:r>
            <w:r w:rsidR="00246953">
              <w:t>7</w:t>
            </w:r>
          </w:p>
        </w:tc>
        <w:tc>
          <w:tcPr>
            <w:tcW w:w="2580" w:type="dxa"/>
            <w:noWrap/>
          </w:tcPr>
          <w:p w14:paraId="14E8A4C6" w14:textId="5DDDA916" w:rsidR="00A92662" w:rsidRDefault="00A92662" w:rsidP="00A92662">
            <w:proofErr w:type="spellStart"/>
            <w:r>
              <w:t>a_cp_status_</w:t>
            </w:r>
            <w:proofErr w:type="gramStart"/>
            <w:r>
              <w:t>dgl</w:t>
            </w:r>
            <w:proofErr w:type="spellEnd"/>
            <w:r>
              <w:t>[</w:t>
            </w:r>
            <w:proofErr w:type="gramEnd"/>
            <w:r>
              <w:t>2]</w:t>
            </w:r>
          </w:p>
        </w:tc>
        <w:tc>
          <w:tcPr>
            <w:tcW w:w="1465" w:type="dxa"/>
            <w:noWrap/>
          </w:tcPr>
          <w:p w14:paraId="3C05EB9D" w14:textId="671591F4" w:rsidR="00A92662" w:rsidRDefault="00A92662" w:rsidP="00A92662">
            <w:proofErr w:type="spellStart"/>
            <w:r>
              <w:t>deglitcher</w:t>
            </w:r>
            <w:proofErr w:type="spellEnd"/>
          </w:p>
        </w:tc>
      </w:tr>
      <w:tr w:rsidR="00A92662" w:rsidRPr="00BF6895" w14:paraId="037758D0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5826ADB1" w14:textId="7404488A" w:rsidR="00A92662" w:rsidRPr="00BF6895" w:rsidRDefault="00A92662" w:rsidP="00A92662">
            <w:r>
              <w:t>3</w:t>
            </w:r>
            <w:r w:rsidR="00246953">
              <w:t>8</w:t>
            </w:r>
          </w:p>
        </w:tc>
        <w:tc>
          <w:tcPr>
            <w:tcW w:w="2580" w:type="dxa"/>
            <w:noWrap/>
          </w:tcPr>
          <w:p w14:paraId="5EE25576" w14:textId="09A1AFFC" w:rsidR="00A92662" w:rsidRPr="00BF6895" w:rsidRDefault="00A92662" w:rsidP="00A92662">
            <w:proofErr w:type="spellStart"/>
            <w:r>
              <w:t>a_cp_status_</w:t>
            </w:r>
            <w:proofErr w:type="gramStart"/>
            <w:r>
              <w:t>dgl</w:t>
            </w:r>
            <w:proofErr w:type="spellEnd"/>
            <w:r>
              <w:t>[</w:t>
            </w:r>
            <w:proofErr w:type="gramEnd"/>
            <w:r>
              <w:t>3]</w:t>
            </w:r>
          </w:p>
        </w:tc>
        <w:tc>
          <w:tcPr>
            <w:tcW w:w="1465" w:type="dxa"/>
            <w:noWrap/>
          </w:tcPr>
          <w:p w14:paraId="2BF57ADE" w14:textId="67C6C655" w:rsidR="00A92662" w:rsidRPr="00BF6895" w:rsidRDefault="00A92662" w:rsidP="00A92662">
            <w:proofErr w:type="spellStart"/>
            <w:r>
              <w:t>deglitcher</w:t>
            </w:r>
            <w:proofErr w:type="spellEnd"/>
          </w:p>
        </w:tc>
      </w:tr>
      <w:tr w:rsidR="00A92662" w:rsidRPr="00BF6895" w14:paraId="5AAF9725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1496E5F4" w14:textId="6CBD296F" w:rsidR="00A92662" w:rsidRPr="00BF6895" w:rsidRDefault="00A92662" w:rsidP="00A92662">
            <w:r>
              <w:t>3</w:t>
            </w:r>
            <w:r w:rsidR="00246953">
              <w:t>9</w:t>
            </w:r>
          </w:p>
        </w:tc>
        <w:tc>
          <w:tcPr>
            <w:tcW w:w="2580" w:type="dxa"/>
            <w:noWrap/>
          </w:tcPr>
          <w:p w14:paraId="7C007291" w14:textId="61802399" w:rsidR="00A92662" w:rsidRPr="00BF6895" w:rsidRDefault="00A92662" w:rsidP="00A92662">
            <w:proofErr w:type="spellStart"/>
            <w:r>
              <w:t>a_cp_status_</w:t>
            </w:r>
            <w:proofErr w:type="gramStart"/>
            <w:r>
              <w:t>dgl</w:t>
            </w:r>
            <w:proofErr w:type="spellEnd"/>
            <w:r>
              <w:t>[</w:t>
            </w:r>
            <w:proofErr w:type="gramEnd"/>
            <w:r>
              <w:t>4]</w:t>
            </w:r>
          </w:p>
        </w:tc>
        <w:tc>
          <w:tcPr>
            <w:tcW w:w="1465" w:type="dxa"/>
            <w:noWrap/>
          </w:tcPr>
          <w:p w14:paraId="383815F8" w14:textId="4FB389BD" w:rsidR="00A92662" w:rsidRPr="00BF6895" w:rsidRDefault="00A92662" w:rsidP="00A92662">
            <w:proofErr w:type="spellStart"/>
            <w:r>
              <w:t>deglitcher</w:t>
            </w:r>
            <w:proofErr w:type="spellEnd"/>
          </w:p>
        </w:tc>
      </w:tr>
      <w:tr w:rsidR="00A92662" w:rsidRPr="00BF6895" w14:paraId="0EDB52ED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1D464E4B" w14:textId="3FA3D67A" w:rsidR="00A92662" w:rsidRPr="00BF6895" w:rsidRDefault="00246953" w:rsidP="00A92662">
            <w:r>
              <w:t>40</w:t>
            </w:r>
          </w:p>
        </w:tc>
        <w:tc>
          <w:tcPr>
            <w:tcW w:w="2580" w:type="dxa"/>
            <w:noWrap/>
          </w:tcPr>
          <w:p w14:paraId="2D3663A5" w14:textId="0D4DF3E7" w:rsidR="00A92662" w:rsidRPr="00BF6895" w:rsidRDefault="00A92662" w:rsidP="00A92662">
            <w:proofErr w:type="spellStart"/>
            <w:r>
              <w:t>a_cp_status_</w:t>
            </w:r>
            <w:proofErr w:type="gramStart"/>
            <w:r>
              <w:t>dgl</w:t>
            </w:r>
            <w:proofErr w:type="spellEnd"/>
            <w:r>
              <w:t>[</w:t>
            </w:r>
            <w:proofErr w:type="gramEnd"/>
            <w:r>
              <w:t>5]</w:t>
            </w:r>
          </w:p>
        </w:tc>
        <w:tc>
          <w:tcPr>
            <w:tcW w:w="1465" w:type="dxa"/>
            <w:noWrap/>
          </w:tcPr>
          <w:p w14:paraId="1A9986F6" w14:textId="35B7EFDA" w:rsidR="00A92662" w:rsidRPr="00BF6895" w:rsidRDefault="00A92662" w:rsidP="00A92662">
            <w:proofErr w:type="spellStart"/>
            <w:r>
              <w:t>deglitcher</w:t>
            </w:r>
            <w:proofErr w:type="spellEnd"/>
          </w:p>
        </w:tc>
      </w:tr>
      <w:tr w:rsidR="00A92662" w:rsidRPr="00BF6895" w14:paraId="6EFCFBEE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0F09137C" w14:textId="2B517398" w:rsidR="00A92662" w:rsidRPr="00BF6895" w:rsidRDefault="004D35FE" w:rsidP="00A92662">
            <w:r>
              <w:t>4</w:t>
            </w:r>
            <w:r w:rsidR="00246953">
              <w:t>1</w:t>
            </w:r>
          </w:p>
        </w:tc>
        <w:tc>
          <w:tcPr>
            <w:tcW w:w="2580" w:type="dxa"/>
            <w:noWrap/>
          </w:tcPr>
          <w:p w14:paraId="6A3D372A" w14:textId="51358DAE" w:rsidR="00A92662" w:rsidRPr="00BF6895" w:rsidRDefault="00A92662" w:rsidP="00A92662">
            <w:proofErr w:type="spellStart"/>
            <w:r>
              <w:t>a_cp_status_</w:t>
            </w:r>
            <w:proofErr w:type="gramStart"/>
            <w:r>
              <w:t>dgl</w:t>
            </w:r>
            <w:proofErr w:type="spellEnd"/>
            <w:r>
              <w:t>[</w:t>
            </w:r>
            <w:proofErr w:type="gramEnd"/>
            <w:r>
              <w:t>6]</w:t>
            </w:r>
          </w:p>
        </w:tc>
        <w:tc>
          <w:tcPr>
            <w:tcW w:w="1465" w:type="dxa"/>
            <w:noWrap/>
          </w:tcPr>
          <w:p w14:paraId="497A2C29" w14:textId="6C795004" w:rsidR="00A92662" w:rsidRPr="00BF6895" w:rsidRDefault="00A92662" w:rsidP="00A92662">
            <w:proofErr w:type="spellStart"/>
            <w:r>
              <w:t>deglitcher</w:t>
            </w:r>
            <w:proofErr w:type="spellEnd"/>
          </w:p>
        </w:tc>
      </w:tr>
      <w:tr w:rsidR="00A92662" w:rsidRPr="00BF6895" w14:paraId="626D34A3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08BD5DDB" w14:textId="2FFAD911" w:rsidR="00A92662" w:rsidRPr="00BF6895" w:rsidRDefault="00A92662" w:rsidP="00A92662">
            <w:r>
              <w:t>4</w:t>
            </w:r>
            <w:r w:rsidR="00246953">
              <w:t>2</w:t>
            </w:r>
          </w:p>
        </w:tc>
        <w:tc>
          <w:tcPr>
            <w:tcW w:w="2580" w:type="dxa"/>
            <w:noWrap/>
          </w:tcPr>
          <w:p w14:paraId="63C64604" w14:textId="274B2797" w:rsidR="00A92662" w:rsidRPr="00BF6895" w:rsidRDefault="00A92662" w:rsidP="00A92662">
            <w:proofErr w:type="spellStart"/>
            <w:r>
              <w:t>a_cp_status_</w:t>
            </w:r>
            <w:proofErr w:type="gramStart"/>
            <w:r>
              <w:t>dgl</w:t>
            </w:r>
            <w:proofErr w:type="spellEnd"/>
            <w:r>
              <w:t>[</w:t>
            </w:r>
            <w:proofErr w:type="gramEnd"/>
            <w:r>
              <w:t>7]</w:t>
            </w:r>
          </w:p>
        </w:tc>
        <w:tc>
          <w:tcPr>
            <w:tcW w:w="1465" w:type="dxa"/>
            <w:noWrap/>
          </w:tcPr>
          <w:p w14:paraId="4878EEC7" w14:textId="04FF90C8" w:rsidR="00A92662" w:rsidRPr="00BF6895" w:rsidRDefault="00A92662" w:rsidP="00A92662">
            <w:proofErr w:type="spellStart"/>
            <w:r>
              <w:t>deglitcher</w:t>
            </w:r>
            <w:proofErr w:type="spellEnd"/>
          </w:p>
        </w:tc>
      </w:tr>
      <w:tr w:rsidR="00A92662" w:rsidRPr="00BF6895" w14:paraId="4E98A699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12894415" w14:textId="7B3579AD" w:rsidR="00A92662" w:rsidRPr="00BF6895" w:rsidRDefault="00A92662" w:rsidP="00A92662">
            <w:r>
              <w:t>4</w:t>
            </w:r>
            <w:r w:rsidR="00246953">
              <w:t>3</w:t>
            </w:r>
          </w:p>
        </w:tc>
        <w:tc>
          <w:tcPr>
            <w:tcW w:w="2580" w:type="dxa"/>
            <w:noWrap/>
          </w:tcPr>
          <w:p w14:paraId="37059E90" w14:textId="2CA85019" w:rsidR="00A92662" w:rsidRPr="00BF6895" w:rsidRDefault="00A92662" w:rsidP="00A92662">
            <w:proofErr w:type="spellStart"/>
            <w:r>
              <w:t>a_cp_status_</w:t>
            </w:r>
            <w:proofErr w:type="gramStart"/>
            <w:r>
              <w:t>dgl</w:t>
            </w:r>
            <w:proofErr w:type="spellEnd"/>
            <w:r>
              <w:t>[</w:t>
            </w:r>
            <w:proofErr w:type="gramEnd"/>
            <w:r>
              <w:t>8]</w:t>
            </w:r>
          </w:p>
        </w:tc>
        <w:tc>
          <w:tcPr>
            <w:tcW w:w="1465" w:type="dxa"/>
            <w:noWrap/>
          </w:tcPr>
          <w:p w14:paraId="6DA0D858" w14:textId="5B620EB6" w:rsidR="00A92662" w:rsidRPr="00BF6895" w:rsidRDefault="00A92662" w:rsidP="00A92662">
            <w:proofErr w:type="spellStart"/>
            <w:r>
              <w:t>deglitcher</w:t>
            </w:r>
            <w:proofErr w:type="spellEnd"/>
          </w:p>
        </w:tc>
      </w:tr>
      <w:tr w:rsidR="00A92662" w:rsidRPr="00BF6895" w14:paraId="6D864446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513C1485" w14:textId="3ED71147" w:rsidR="00A92662" w:rsidRPr="00BF6895" w:rsidRDefault="00A92662" w:rsidP="00A92662">
            <w:r>
              <w:t>4</w:t>
            </w:r>
            <w:r w:rsidR="00246953">
              <w:t>4</w:t>
            </w:r>
          </w:p>
        </w:tc>
        <w:tc>
          <w:tcPr>
            <w:tcW w:w="2580" w:type="dxa"/>
            <w:noWrap/>
          </w:tcPr>
          <w:p w14:paraId="08EC2376" w14:textId="337F2C83" w:rsidR="00A92662" w:rsidRPr="00BF6895" w:rsidRDefault="00A92662" w:rsidP="00A92662">
            <w:proofErr w:type="spellStart"/>
            <w:r>
              <w:t>a_cpclkm_out</w:t>
            </w:r>
            <w:proofErr w:type="spellEnd"/>
          </w:p>
        </w:tc>
        <w:tc>
          <w:tcPr>
            <w:tcW w:w="1465" w:type="dxa"/>
            <w:noWrap/>
          </w:tcPr>
          <w:p w14:paraId="661923FB" w14:textId="5CD71682" w:rsidR="00A92662" w:rsidRPr="00BF6895" w:rsidRDefault="00A92662" w:rsidP="00A92662">
            <w:r>
              <w:t>input</w:t>
            </w:r>
          </w:p>
        </w:tc>
      </w:tr>
      <w:tr w:rsidR="00A92662" w:rsidRPr="00BF6895" w14:paraId="7A049213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52F62771" w14:textId="3DDE2C6D" w:rsidR="00A92662" w:rsidRPr="00BF6895" w:rsidRDefault="00A92662" w:rsidP="00A92662">
            <w:r>
              <w:t>4</w:t>
            </w:r>
            <w:r w:rsidR="00246953">
              <w:t>5</w:t>
            </w:r>
          </w:p>
        </w:tc>
        <w:tc>
          <w:tcPr>
            <w:tcW w:w="2580" w:type="dxa"/>
            <w:noWrap/>
          </w:tcPr>
          <w:p w14:paraId="4853F730" w14:textId="7E3469D9" w:rsidR="00A92662" w:rsidRPr="00BF6895" w:rsidRDefault="00A92662" w:rsidP="00A92662">
            <w:proofErr w:type="spellStart"/>
            <w:r>
              <w:t>a_cpclkm_out_dgl</w:t>
            </w:r>
            <w:proofErr w:type="spellEnd"/>
          </w:p>
        </w:tc>
        <w:tc>
          <w:tcPr>
            <w:tcW w:w="1465" w:type="dxa"/>
            <w:noWrap/>
          </w:tcPr>
          <w:p w14:paraId="583EBDCF" w14:textId="3301B2EC" w:rsidR="00A92662" w:rsidRPr="00BF6895" w:rsidRDefault="00A92662" w:rsidP="00A92662">
            <w:proofErr w:type="spellStart"/>
            <w:r>
              <w:t>deglitcher</w:t>
            </w:r>
            <w:proofErr w:type="spellEnd"/>
          </w:p>
        </w:tc>
      </w:tr>
      <w:tr w:rsidR="00A92662" w:rsidRPr="00BF6895" w14:paraId="3D0211EB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4FB49F12" w14:textId="393946DE" w:rsidR="00A92662" w:rsidRPr="00BF6895" w:rsidRDefault="00107D7E" w:rsidP="00A92662">
            <w:r>
              <w:t>4</w:t>
            </w:r>
            <w:r w:rsidR="00246953">
              <w:t>6</w:t>
            </w:r>
          </w:p>
        </w:tc>
        <w:tc>
          <w:tcPr>
            <w:tcW w:w="2580" w:type="dxa"/>
            <w:noWrap/>
          </w:tcPr>
          <w:p w14:paraId="5F4761F5" w14:textId="40D04950" w:rsidR="00A92662" w:rsidRDefault="00107D7E" w:rsidP="00A92662">
            <w:proofErr w:type="spellStart"/>
            <w:r>
              <w:t>a_boost_mode</w:t>
            </w:r>
            <w:proofErr w:type="spellEnd"/>
          </w:p>
        </w:tc>
        <w:tc>
          <w:tcPr>
            <w:tcW w:w="1465" w:type="dxa"/>
            <w:noWrap/>
          </w:tcPr>
          <w:p w14:paraId="5085EDD6" w14:textId="4E6B3A43" w:rsidR="00A92662" w:rsidRDefault="00107D7E" w:rsidP="00A92662">
            <w:r>
              <w:t>input</w:t>
            </w:r>
          </w:p>
        </w:tc>
      </w:tr>
      <w:tr w:rsidR="00A92662" w:rsidRPr="00BF6895" w14:paraId="2FC7BF06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137642C9" w14:textId="5493E599" w:rsidR="00A92662" w:rsidRPr="00BF6895" w:rsidRDefault="00107D7E" w:rsidP="00A92662">
            <w:r>
              <w:t>4</w:t>
            </w:r>
            <w:r w:rsidR="00246953">
              <w:t>7</w:t>
            </w:r>
          </w:p>
        </w:tc>
        <w:tc>
          <w:tcPr>
            <w:tcW w:w="2580" w:type="dxa"/>
            <w:noWrap/>
          </w:tcPr>
          <w:p w14:paraId="3AECC767" w14:textId="1A7AA978" w:rsidR="00A92662" w:rsidRDefault="00107D7E" w:rsidP="00A92662">
            <w:proofErr w:type="spellStart"/>
            <w:r>
              <w:t>a_en_det</w:t>
            </w:r>
            <w:proofErr w:type="spellEnd"/>
          </w:p>
        </w:tc>
        <w:tc>
          <w:tcPr>
            <w:tcW w:w="1465" w:type="dxa"/>
            <w:noWrap/>
          </w:tcPr>
          <w:p w14:paraId="28AA7E9B" w14:textId="77E4A233" w:rsidR="00A92662" w:rsidRDefault="00107D7E" w:rsidP="00A92662">
            <w:r>
              <w:t>input</w:t>
            </w:r>
          </w:p>
        </w:tc>
      </w:tr>
      <w:tr w:rsidR="00A92662" w:rsidRPr="00BF6895" w14:paraId="7F34204E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1C64E7FA" w14:textId="50CC9C45" w:rsidR="00A92662" w:rsidRPr="00BF6895" w:rsidRDefault="00107D7E" w:rsidP="00A92662">
            <w:r>
              <w:t>4</w:t>
            </w:r>
            <w:r w:rsidR="00246953">
              <w:t>8</w:t>
            </w:r>
          </w:p>
        </w:tc>
        <w:tc>
          <w:tcPr>
            <w:tcW w:w="2580" w:type="dxa"/>
            <w:noWrap/>
          </w:tcPr>
          <w:p w14:paraId="66242C12" w14:textId="68E443B4" w:rsidR="00A92662" w:rsidRPr="00BF6895" w:rsidRDefault="00107D7E" w:rsidP="00A92662">
            <w:proofErr w:type="spellStart"/>
            <w:r>
              <w:t>a_en_det_dgl</w:t>
            </w:r>
            <w:proofErr w:type="spellEnd"/>
          </w:p>
        </w:tc>
        <w:tc>
          <w:tcPr>
            <w:tcW w:w="1465" w:type="dxa"/>
            <w:noWrap/>
          </w:tcPr>
          <w:p w14:paraId="14BBAEF8" w14:textId="5D6DAEBE" w:rsidR="00A92662" w:rsidRPr="00BF6895" w:rsidRDefault="00107D7E" w:rsidP="00A92662">
            <w:proofErr w:type="spellStart"/>
            <w:r>
              <w:t>deglitcher</w:t>
            </w:r>
            <w:proofErr w:type="spellEnd"/>
          </w:p>
        </w:tc>
      </w:tr>
      <w:tr w:rsidR="00A92662" w:rsidRPr="00BF6895" w14:paraId="3EA27EC6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2330CF88" w14:textId="39044259" w:rsidR="00A92662" w:rsidRDefault="00107D7E" w:rsidP="00A92662">
            <w:r>
              <w:t>4</w:t>
            </w:r>
            <w:r w:rsidR="00246953">
              <w:t>9</w:t>
            </w:r>
          </w:p>
        </w:tc>
        <w:tc>
          <w:tcPr>
            <w:tcW w:w="2580" w:type="dxa"/>
            <w:noWrap/>
          </w:tcPr>
          <w:p w14:paraId="22966927" w14:textId="269000C0" w:rsidR="00A92662" w:rsidRPr="00BF6895" w:rsidRDefault="00107D7E" w:rsidP="00A92662">
            <w:proofErr w:type="spellStart"/>
            <w:r>
              <w:t>a_pgate_on</w:t>
            </w:r>
            <w:proofErr w:type="spellEnd"/>
          </w:p>
        </w:tc>
        <w:tc>
          <w:tcPr>
            <w:tcW w:w="1465" w:type="dxa"/>
            <w:noWrap/>
          </w:tcPr>
          <w:p w14:paraId="7F4CC159" w14:textId="3A9216C3" w:rsidR="00A92662" w:rsidRPr="00BF6895" w:rsidRDefault="00107D7E" w:rsidP="00A92662">
            <w:r>
              <w:t>input</w:t>
            </w:r>
          </w:p>
        </w:tc>
      </w:tr>
      <w:tr w:rsidR="00A92662" w:rsidRPr="00BF6895" w14:paraId="3F324FD3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3854126F" w14:textId="7BB20CC3" w:rsidR="00A92662" w:rsidRDefault="00246953" w:rsidP="00A92662">
            <w:r>
              <w:t>50</w:t>
            </w:r>
          </w:p>
        </w:tc>
        <w:tc>
          <w:tcPr>
            <w:tcW w:w="2580" w:type="dxa"/>
            <w:noWrap/>
          </w:tcPr>
          <w:p w14:paraId="0C53ED84" w14:textId="1498F7EF" w:rsidR="00A92662" w:rsidRPr="00BF6895" w:rsidRDefault="00107D7E" w:rsidP="00A92662">
            <w:proofErr w:type="spellStart"/>
            <w:r>
              <w:t>a_pgate_on_dgl</w:t>
            </w:r>
            <w:proofErr w:type="spellEnd"/>
          </w:p>
        </w:tc>
        <w:tc>
          <w:tcPr>
            <w:tcW w:w="1465" w:type="dxa"/>
            <w:noWrap/>
          </w:tcPr>
          <w:p w14:paraId="0ACB957B" w14:textId="0AAE68C9" w:rsidR="00A92662" w:rsidRPr="00BF6895" w:rsidRDefault="00107D7E" w:rsidP="00A92662">
            <w:proofErr w:type="spellStart"/>
            <w:r>
              <w:t>deglitcher</w:t>
            </w:r>
            <w:proofErr w:type="spellEnd"/>
          </w:p>
        </w:tc>
      </w:tr>
      <w:tr w:rsidR="00A92662" w:rsidRPr="00BF6895" w14:paraId="4842170F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5B680A56" w14:textId="41BF4D1F" w:rsidR="00A92662" w:rsidRDefault="00107D7E" w:rsidP="00A92662">
            <w:r>
              <w:t>5</w:t>
            </w:r>
            <w:r w:rsidR="00246953">
              <w:t>1</w:t>
            </w:r>
          </w:p>
        </w:tc>
        <w:tc>
          <w:tcPr>
            <w:tcW w:w="2580" w:type="dxa"/>
            <w:noWrap/>
          </w:tcPr>
          <w:p w14:paraId="41616E5E" w14:textId="709F5CA3" w:rsidR="00A92662" w:rsidRDefault="00107D7E" w:rsidP="00A92662">
            <w:proofErr w:type="spellStart"/>
            <w:r>
              <w:t>a_</w:t>
            </w:r>
            <w:proofErr w:type="gramStart"/>
            <w:r>
              <w:t>ratio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1465" w:type="dxa"/>
            <w:noWrap/>
          </w:tcPr>
          <w:p w14:paraId="51D3DFEB" w14:textId="42FA2C4F" w:rsidR="00A92662" w:rsidRDefault="00107D7E" w:rsidP="00A92662">
            <w:r>
              <w:t>input</w:t>
            </w:r>
          </w:p>
        </w:tc>
      </w:tr>
      <w:tr w:rsidR="00A92662" w:rsidRPr="00BF6895" w14:paraId="620880CE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2A7B6860" w14:textId="589440A2" w:rsidR="00A92662" w:rsidRDefault="00107D7E" w:rsidP="00A92662">
            <w:r>
              <w:t>5</w:t>
            </w:r>
            <w:r w:rsidR="00246953">
              <w:t>2</w:t>
            </w:r>
          </w:p>
        </w:tc>
        <w:tc>
          <w:tcPr>
            <w:tcW w:w="2580" w:type="dxa"/>
            <w:noWrap/>
          </w:tcPr>
          <w:p w14:paraId="5B60011E" w14:textId="14F8726B" w:rsidR="00A92662" w:rsidRDefault="00107D7E" w:rsidP="00A92662">
            <w:proofErr w:type="spellStart"/>
            <w:r>
              <w:t>a_</w:t>
            </w:r>
            <w:proofErr w:type="gramStart"/>
            <w:r>
              <w:t>ratio</w:t>
            </w:r>
            <w:proofErr w:type="spellEnd"/>
            <w:r>
              <w:t>[</w:t>
            </w:r>
            <w:proofErr w:type="gramEnd"/>
            <w:r>
              <w:t>1]</w:t>
            </w:r>
          </w:p>
        </w:tc>
        <w:tc>
          <w:tcPr>
            <w:tcW w:w="1465" w:type="dxa"/>
            <w:noWrap/>
          </w:tcPr>
          <w:p w14:paraId="0D17B85D" w14:textId="3B79E311" w:rsidR="00A92662" w:rsidRDefault="00107D7E" w:rsidP="00A92662">
            <w:r>
              <w:t>input</w:t>
            </w:r>
          </w:p>
        </w:tc>
      </w:tr>
      <w:tr w:rsidR="00A92662" w:rsidRPr="00BF6895" w14:paraId="07F1C262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173F5F05" w14:textId="39CAFAD2" w:rsidR="00A92662" w:rsidRDefault="00107D7E" w:rsidP="00A92662">
            <w:r>
              <w:t>5</w:t>
            </w:r>
            <w:r w:rsidR="00246953">
              <w:t>3</w:t>
            </w:r>
          </w:p>
        </w:tc>
        <w:tc>
          <w:tcPr>
            <w:tcW w:w="2580" w:type="dxa"/>
            <w:noWrap/>
          </w:tcPr>
          <w:p w14:paraId="752CF11F" w14:textId="542B67E7" w:rsidR="00A92662" w:rsidRPr="00BF6895" w:rsidRDefault="00107D7E" w:rsidP="00A92662">
            <w:proofErr w:type="spellStart"/>
            <w:r>
              <w:t>a_tsd</w:t>
            </w:r>
            <w:proofErr w:type="spellEnd"/>
          </w:p>
        </w:tc>
        <w:tc>
          <w:tcPr>
            <w:tcW w:w="1465" w:type="dxa"/>
            <w:noWrap/>
          </w:tcPr>
          <w:p w14:paraId="582B15D7" w14:textId="02C09598" w:rsidR="00A92662" w:rsidRPr="00BF6895" w:rsidRDefault="00107D7E" w:rsidP="00A92662">
            <w:r>
              <w:t>input</w:t>
            </w:r>
          </w:p>
        </w:tc>
      </w:tr>
      <w:tr w:rsidR="00A92662" w:rsidRPr="00BF6895" w14:paraId="04E3F05D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2838F40A" w14:textId="4B8D8299" w:rsidR="00A92662" w:rsidRDefault="00107D7E" w:rsidP="00A92662">
            <w:r>
              <w:t>5</w:t>
            </w:r>
            <w:r w:rsidR="00246953">
              <w:t>4</w:t>
            </w:r>
          </w:p>
        </w:tc>
        <w:tc>
          <w:tcPr>
            <w:tcW w:w="2580" w:type="dxa"/>
            <w:noWrap/>
          </w:tcPr>
          <w:p w14:paraId="2BF6FA67" w14:textId="03E70178" w:rsidR="00A92662" w:rsidRDefault="00107D7E" w:rsidP="00A92662">
            <w:proofErr w:type="spellStart"/>
            <w:r>
              <w:t>a_tsd_dgl</w:t>
            </w:r>
            <w:proofErr w:type="spellEnd"/>
          </w:p>
        </w:tc>
        <w:tc>
          <w:tcPr>
            <w:tcW w:w="1465" w:type="dxa"/>
            <w:noWrap/>
          </w:tcPr>
          <w:p w14:paraId="3CF101EF" w14:textId="14FB4E91" w:rsidR="00A92662" w:rsidRDefault="00107D7E" w:rsidP="00A92662">
            <w:proofErr w:type="spellStart"/>
            <w:r>
              <w:t>deglitcher</w:t>
            </w:r>
            <w:proofErr w:type="spellEnd"/>
          </w:p>
        </w:tc>
      </w:tr>
      <w:tr w:rsidR="00A92662" w:rsidRPr="00BF6895" w14:paraId="0A6E52BC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3788DEA7" w14:textId="0DBBB4EE" w:rsidR="00A92662" w:rsidRDefault="00107D7E" w:rsidP="00A92662">
            <w:r>
              <w:t>5</w:t>
            </w:r>
            <w:r w:rsidR="00246953">
              <w:t>5</w:t>
            </w:r>
          </w:p>
        </w:tc>
        <w:tc>
          <w:tcPr>
            <w:tcW w:w="2580" w:type="dxa"/>
            <w:noWrap/>
          </w:tcPr>
          <w:p w14:paraId="18D26F5B" w14:textId="44DDF45C" w:rsidR="00A92662" w:rsidRDefault="00107D7E" w:rsidP="00A92662">
            <w:proofErr w:type="spellStart"/>
            <w:r>
              <w:t>d_boost_mode</w:t>
            </w:r>
            <w:proofErr w:type="spellEnd"/>
          </w:p>
        </w:tc>
        <w:tc>
          <w:tcPr>
            <w:tcW w:w="1465" w:type="dxa"/>
            <w:noWrap/>
          </w:tcPr>
          <w:p w14:paraId="5C06C2DC" w14:textId="21BD1608" w:rsidR="00A92662" w:rsidRDefault="00107D7E" w:rsidP="00A92662">
            <w:r>
              <w:t>output</w:t>
            </w:r>
          </w:p>
        </w:tc>
      </w:tr>
      <w:tr w:rsidR="00A92662" w:rsidRPr="00BF6895" w14:paraId="1F5C0B74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0352524F" w14:textId="5275DE9E" w:rsidR="00A92662" w:rsidRDefault="00107D7E" w:rsidP="00A92662">
            <w:r>
              <w:t>5</w:t>
            </w:r>
            <w:r w:rsidR="00246953">
              <w:t>6</w:t>
            </w:r>
          </w:p>
        </w:tc>
        <w:tc>
          <w:tcPr>
            <w:tcW w:w="2580" w:type="dxa"/>
            <w:noWrap/>
          </w:tcPr>
          <w:p w14:paraId="082C5A2C" w14:textId="451D397C" w:rsidR="00A92662" w:rsidRDefault="00107D7E" w:rsidP="00A92662">
            <w:proofErr w:type="spellStart"/>
            <w:r>
              <w:t>d_clk_cpa</w:t>
            </w:r>
            <w:proofErr w:type="spellEnd"/>
          </w:p>
        </w:tc>
        <w:tc>
          <w:tcPr>
            <w:tcW w:w="1465" w:type="dxa"/>
            <w:noWrap/>
          </w:tcPr>
          <w:p w14:paraId="288C09AD" w14:textId="57291761" w:rsidR="00A92662" w:rsidRDefault="00107D7E" w:rsidP="00A92662">
            <w:r>
              <w:t>output</w:t>
            </w:r>
          </w:p>
        </w:tc>
      </w:tr>
      <w:tr w:rsidR="00A92662" w:rsidRPr="00BF6895" w14:paraId="4F5580E6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337481B7" w14:textId="48B3D062" w:rsidR="00A92662" w:rsidRDefault="00107D7E" w:rsidP="00A92662">
            <w:r>
              <w:t>5</w:t>
            </w:r>
            <w:r w:rsidR="00246953">
              <w:t>7</w:t>
            </w:r>
          </w:p>
        </w:tc>
        <w:tc>
          <w:tcPr>
            <w:tcW w:w="2580" w:type="dxa"/>
            <w:noWrap/>
          </w:tcPr>
          <w:p w14:paraId="17A1061A" w14:textId="4ED04CCA" w:rsidR="00A92662" w:rsidRPr="00BF6895" w:rsidRDefault="00107D7E" w:rsidP="00A92662">
            <w:proofErr w:type="spellStart"/>
            <w:r>
              <w:t>d_clk_cpb</w:t>
            </w:r>
            <w:proofErr w:type="spellEnd"/>
          </w:p>
        </w:tc>
        <w:tc>
          <w:tcPr>
            <w:tcW w:w="1465" w:type="dxa"/>
            <w:noWrap/>
          </w:tcPr>
          <w:p w14:paraId="1773C4E7" w14:textId="731F5957" w:rsidR="00A92662" w:rsidRPr="00BF6895" w:rsidRDefault="00107D7E" w:rsidP="00A92662">
            <w:r>
              <w:t>output</w:t>
            </w:r>
          </w:p>
        </w:tc>
      </w:tr>
      <w:tr w:rsidR="00A92662" w:rsidRPr="00BF6895" w14:paraId="5B8E1A9F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72D42434" w14:textId="11CB035D" w:rsidR="00A92662" w:rsidRDefault="00107D7E" w:rsidP="00A92662">
            <w:r>
              <w:t>5</w:t>
            </w:r>
            <w:r w:rsidR="00246953">
              <w:t>8</w:t>
            </w:r>
          </w:p>
        </w:tc>
        <w:tc>
          <w:tcPr>
            <w:tcW w:w="2580" w:type="dxa"/>
            <w:noWrap/>
          </w:tcPr>
          <w:p w14:paraId="4F7DD218" w14:textId="689393DD" w:rsidR="00A92662" w:rsidRDefault="00107D7E" w:rsidP="00A92662">
            <w:proofErr w:type="spellStart"/>
            <w:r>
              <w:t>d_clkss</w:t>
            </w:r>
            <w:proofErr w:type="spellEnd"/>
          </w:p>
        </w:tc>
        <w:tc>
          <w:tcPr>
            <w:tcW w:w="1465" w:type="dxa"/>
            <w:noWrap/>
          </w:tcPr>
          <w:p w14:paraId="28F1B3DE" w14:textId="2FB57F2D" w:rsidR="00A92662" w:rsidRDefault="00107D7E" w:rsidP="00A92662">
            <w:r>
              <w:t>output</w:t>
            </w:r>
          </w:p>
        </w:tc>
      </w:tr>
      <w:tr w:rsidR="00A92662" w:rsidRPr="00BF6895" w14:paraId="757C383E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75A030D5" w14:textId="7D0B7F99" w:rsidR="00A92662" w:rsidRDefault="00107D7E" w:rsidP="00A92662">
            <w:r>
              <w:t>5</w:t>
            </w:r>
            <w:r w:rsidR="00246953">
              <w:t>9</w:t>
            </w:r>
          </w:p>
        </w:tc>
        <w:tc>
          <w:tcPr>
            <w:tcW w:w="2580" w:type="dxa"/>
            <w:noWrap/>
          </w:tcPr>
          <w:p w14:paraId="1D7E4AE0" w14:textId="667B2721" w:rsidR="00A92662" w:rsidRDefault="00107D7E" w:rsidP="00A92662">
            <w:proofErr w:type="spellStart"/>
            <w:r>
              <w:t>d_cp_discharge</w:t>
            </w:r>
            <w:proofErr w:type="spellEnd"/>
          </w:p>
        </w:tc>
        <w:tc>
          <w:tcPr>
            <w:tcW w:w="1465" w:type="dxa"/>
            <w:noWrap/>
          </w:tcPr>
          <w:p w14:paraId="110B31A5" w14:textId="2F0F85F6" w:rsidR="00A92662" w:rsidRDefault="00107D7E" w:rsidP="00A92662">
            <w:r>
              <w:t>output</w:t>
            </w:r>
          </w:p>
        </w:tc>
      </w:tr>
      <w:tr w:rsidR="00A92662" w:rsidRPr="00BF6895" w14:paraId="3F2F113E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3986904B" w14:textId="35AA77A6" w:rsidR="00A92662" w:rsidRDefault="00246953" w:rsidP="00A92662">
            <w:r>
              <w:t>60</w:t>
            </w:r>
          </w:p>
        </w:tc>
        <w:tc>
          <w:tcPr>
            <w:tcW w:w="2580" w:type="dxa"/>
            <w:noWrap/>
          </w:tcPr>
          <w:p w14:paraId="7A5A6B21" w14:textId="4EE8AFF9" w:rsidR="00A92662" w:rsidRDefault="00107D7E" w:rsidP="00A92662">
            <w:proofErr w:type="spellStart"/>
            <w:r>
              <w:t>d_cpclkm_en</w:t>
            </w:r>
            <w:proofErr w:type="spellEnd"/>
          </w:p>
        </w:tc>
        <w:tc>
          <w:tcPr>
            <w:tcW w:w="1465" w:type="dxa"/>
            <w:noWrap/>
          </w:tcPr>
          <w:p w14:paraId="79CCC1AD" w14:textId="3C1ECF77" w:rsidR="00A92662" w:rsidRDefault="00107D7E" w:rsidP="00A92662">
            <w:r>
              <w:t>output</w:t>
            </w:r>
          </w:p>
        </w:tc>
      </w:tr>
      <w:tr w:rsidR="00A92662" w:rsidRPr="00BF6895" w14:paraId="6A0DCA36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34CFEA77" w14:textId="54831BBA" w:rsidR="00A92662" w:rsidRDefault="00107D7E" w:rsidP="00A92662">
            <w:r>
              <w:t>6</w:t>
            </w:r>
            <w:r w:rsidR="00246953">
              <w:t>1</w:t>
            </w:r>
          </w:p>
        </w:tc>
        <w:tc>
          <w:tcPr>
            <w:tcW w:w="2580" w:type="dxa"/>
            <w:noWrap/>
          </w:tcPr>
          <w:p w14:paraId="2762B50B" w14:textId="25A72A8D" w:rsidR="00A92662" w:rsidRDefault="00107D7E" w:rsidP="00A92662">
            <w:proofErr w:type="spellStart"/>
            <w:r>
              <w:t>d_cpclkm_start</w:t>
            </w:r>
            <w:proofErr w:type="spellEnd"/>
          </w:p>
        </w:tc>
        <w:tc>
          <w:tcPr>
            <w:tcW w:w="1465" w:type="dxa"/>
            <w:noWrap/>
          </w:tcPr>
          <w:p w14:paraId="10C82A5C" w14:textId="675BDA1D" w:rsidR="00A92662" w:rsidRDefault="00107D7E" w:rsidP="00A92662">
            <w:r>
              <w:t>output</w:t>
            </w:r>
          </w:p>
        </w:tc>
      </w:tr>
      <w:tr w:rsidR="00A92662" w:rsidRPr="00BF6895" w14:paraId="05FABB32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2E135BB3" w14:textId="529E2EE3" w:rsidR="00A92662" w:rsidRDefault="00107D7E" w:rsidP="00A92662">
            <w:r>
              <w:t>6</w:t>
            </w:r>
            <w:r w:rsidR="00246953">
              <w:t>2</w:t>
            </w:r>
          </w:p>
        </w:tc>
        <w:tc>
          <w:tcPr>
            <w:tcW w:w="2580" w:type="dxa"/>
            <w:noWrap/>
          </w:tcPr>
          <w:p w14:paraId="37B1B2F3" w14:textId="0A9DDBF4" w:rsidR="00A92662" w:rsidRDefault="00107D7E" w:rsidP="00A92662">
            <w:proofErr w:type="spellStart"/>
            <w:r>
              <w:t>d_dig_read</w:t>
            </w:r>
            <w:proofErr w:type="spellEnd"/>
          </w:p>
        </w:tc>
        <w:tc>
          <w:tcPr>
            <w:tcW w:w="1465" w:type="dxa"/>
            <w:noWrap/>
          </w:tcPr>
          <w:p w14:paraId="372AF4B6" w14:textId="33184CBE" w:rsidR="00A92662" w:rsidRDefault="00107D7E" w:rsidP="00A92662">
            <w:r>
              <w:t>output</w:t>
            </w:r>
          </w:p>
        </w:tc>
      </w:tr>
      <w:tr w:rsidR="00A92662" w:rsidRPr="00BF6895" w14:paraId="50836E8B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7EEC0ECE" w14:textId="6BFE3AAE" w:rsidR="00A92662" w:rsidRDefault="00107D7E" w:rsidP="00A92662">
            <w:r>
              <w:t>6</w:t>
            </w:r>
            <w:r w:rsidR="00246953">
              <w:t>3</w:t>
            </w:r>
          </w:p>
        </w:tc>
        <w:tc>
          <w:tcPr>
            <w:tcW w:w="2580" w:type="dxa"/>
            <w:noWrap/>
          </w:tcPr>
          <w:p w14:paraId="4100E408" w14:textId="4CEB779A" w:rsidR="00A92662" w:rsidRDefault="00107D7E" w:rsidP="00A92662">
            <w:proofErr w:type="spellStart"/>
            <w:r>
              <w:t>d_en_cp</w:t>
            </w:r>
            <w:proofErr w:type="spellEnd"/>
          </w:p>
        </w:tc>
        <w:tc>
          <w:tcPr>
            <w:tcW w:w="1465" w:type="dxa"/>
            <w:noWrap/>
          </w:tcPr>
          <w:p w14:paraId="5A38CFA9" w14:textId="7C7757D7" w:rsidR="00A92662" w:rsidRDefault="00107D7E" w:rsidP="00A92662">
            <w:r>
              <w:t>output</w:t>
            </w:r>
          </w:p>
        </w:tc>
      </w:tr>
      <w:tr w:rsidR="00A92662" w:rsidRPr="00BF6895" w14:paraId="3FC70B9F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0DC843BB" w14:textId="0691050E" w:rsidR="00A92662" w:rsidRPr="00BF6895" w:rsidRDefault="00107D7E" w:rsidP="00A92662">
            <w:r>
              <w:t>6</w:t>
            </w:r>
            <w:r w:rsidR="00246953">
              <w:t>4</w:t>
            </w:r>
          </w:p>
        </w:tc>
        <w:tc>
          <w:tcPr>
            <w:tcW w:w="2580" w:type="dxa"/>
            <w:noWrap/>
          </w:tcPr>
          <w:p w14:paraId="56DB05EB" w14:textId="29B21F0A" w:rsidR="00A92662" w:rsidRPr="00BF6895" w:rsidRDefault="00107D7E" w:rsidP="00A92662">
            <w:proofErr w:type="spellStart"/>
            <w:r>
              <w:t>d_en_digital</w:t>
            </w:r>
            <w:proofErr w:type="spellEnd"/>
          </w:p>
        </w:tc>
        <w:tc>
          <w:tcPr>
            <w:tcW w:w="1465" w:type="dxa"/>
            <w:noWrap/>
          </w:tcPr>
          <w:p w14:paraId="2B7EEFEC" w14:textId="16065EBA" w:rsidR="00A92662" w:rsidRPr="00BF6895" w:rsidRDefault="00107D7E" w:rsidP="00A92662">
            <w:r>
              <w:t>output</w:t>
            </w:r>
          </w:p>
        </w:tc>
      </w:tr>
      <w:tr w:rsidR="00A92662" w:rsidRPr="00BF6895" w14:paraId="07C0DCE1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5215B943" w14:textId="14A916E0" w:rsidR="00A92662" w:rsidRPr="00BF6895" w:rsidRDefault="00107D7E" w:rsidP="00A92662">
            <w:r>
              <w:t>6</w:t>
            </w:r>
            <w:r w:rsidR="00246953">
              <w:t>5</w:t>
            </w:r>
          </w:p>
        </w:tc>
        <w:tc>
          <w:tcPr>
            <w:tcW w:w="2580" w:type="dxa"/>
            <w:noWrap/>
          </w:tcPr>
          <w:p w14:paraId="26712BC3" w14:textId="7259B111" w:rsidR="00A92662" w:rsidRPr="00BF6895" w:rsidRDefault="00107D7E" w:rsidP="00A92662">
            <w:proofErr w:type="spellStart"/>
            <w:r>
              <w:t>d_pgate_en</w:t>
            </w:r>
            <w:proofErr w:type="spellEnd"/>
          </w:p>
        </w:tc>
        <w:tc>
          <w:tcPr>
            <w:tcW w:w="1465" w:type="dxa"/>
            <w:noWrap/>
          </w:tcPr>
          <w:p w14:paraId="5EA8AB4F" w14:textId="0DAF240E" w:rsidR="00A92662" w:rsidRPr="00BF6895" w:rsidRDefault="00107D7E" w:rsidP="00A92662">
            <w:r>
              <w:t>output</w:t>
            </w:r>
          </w:p>
        </w:tc>
      </w:tr>
      <w:tr w:rsidR="00A92662" w:rsidRPr="00BF6895" w14:paraId="4A540431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0CE65BCA" w14:textId="5430B30B" w:rsidR="00A92662" w:rsidRPr="00BF6895" w:rsidRDefault="00107D7E" w:rsidP="00A92662">
            <w:r>
              <w:lastRenderedPageBreak/>
              <w:t>6</w:t>
            </w:r>
            <w:r w:rsidR="00246953">
              <w:t>6</w:t>
            </w:r>
          </w:p>
        </w:tc>
        <w:tc>
          <w:tcPr>
            <w:tcW w:w="2580" w:type="dxa"/>
            <w:noWrap/>
          </w:tcPr>
          <w:p w14:paraId="7C5C02C3" w14:textId="104BC75A" w:rsidR="00A92662" w:rsidRPr="00BF6895" w:rsidRDefault="00107D7E" w:rsidP="00A92662">
            <w:proofErr w:type="spellStart"/>
            <w:r>
              <w:t>d_pgood_pd_n</w:t>
            </w:r>
            <w:proofErr w:type="spellEnd"/>
          </w:p>
        </w:tc>
        <w:tc>
          <w:tcPr>
            <w:tcW w:w="1465" w:type="dxa"/>
            <w:noWrap/>
          </w:tcPr>
          <w:p w14:paraId="70E2DD63" w14:textId="6C474C45" w:rsidR="00A92662" w:rsidRPr="00BF6895" w:rsidRDefault="00107D7E" w:rsidP="00A92662">
            <w:r>
              <w:t>output</w:t>
            </w:r>
          </w:p>
        </w:tc>
      </w:tr>
      <w:tr w:rsidR="00107D7E" w:rsidRPr="00BF6895" w14:paraId="4CCE3A9E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3D872036" w14:textId="3304A206" w:rsidR="00107D7E" w:rsidRDefault="00107D7E" w:rsidP="00107D7E">
            <w:r>
              <w:t>6</w:t>
            </w:r>
            <w:r w:rsidR="00246953">
              <w:t>7</w:t>
            </w:r>
          </w:p>
        </w:tc>
        <w:tc>
          <w:tcPr>
            <w:tcW w:w="2580" w:type="dxa"/>
            <w:noWrap/>
          </w:tcPr>
          <w:p w14:paraId="03EB8818" w14:textId="44286F32" w:rsidR="00107D7E" w:rsidRDefault="00107D7E" w:rsidP="00107D7E">
            <w:proofErr w:type="spellStart"/>
            <w:r>
              <w:t>d_pgood_valid</w:t>
            </w:r>
            <w:proofErr w:type="spellEnd"/>
          </w:p>
        </w:tc>
        <w:tc>
          <w:tcPr>
            <w:tcW w:w="1465" w:type="dxa"/>
            <w:noWrap/>
          </w:tcPr>
          <w:p w14:paraId="7DD0C2CD" w14:textId="5E3EBCD6" w:rsidR="00107D7E" w:rsidRDefault="00107D7E" w:rsidP="00107D7E">
            <w:r>
              <w:t>output</w:t>
            </w:r>
          </w:p>
        </w:tc>
      </w:tr>
      <w:tr w:rsidR="00107D7E" w:rsidRPr="00BF6895" w14:paraId="7114C640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1EAB9AE3" w14:textId="52FA35C7" w:rsidR="00107D7E" w:rsidRDefault="00107D7E" w:rsidP="00107D7E">
            <w:r>
              <w:t>6</w:t>
            </w:r>
            <w:r w:rsidR="00246953">
              <w:t>8</w:t>
            </w:r>
          </w:p>
        </w:tc>
        <w:tc>
          <w:tcPr>
            <w:tcW w:w="2580" w:type="dxa"/>
            <w:noWrap/>
          </w:tcPr>
          <w:p w14:paraId="3861C7FD" w14:textId="03DA7E61" w:rsidR="00107D7E" w:rsidRDefault="00107D7E" w:rsidP="00107D7E">
            <w:proofErr w:type="spellStart"/>
            <w:r>
              <w:t>d_</w:t>
            </w:r>
            <w:proofErr w:type="gramStart"/>
            <w:r>
              <w:t>ratio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1465" w:type="dxa"/>
            <w:noWrap/>
          </w:tcPr>
          <w:p w14:paraId="1A42005E" w14:textId="702EF9A5" w:rsidR="00107D7E" w:rsidRDefault="00107D7E" w:rsidP="00107D7E">
            <w:r>
              <w:t>output</w:t>
            </w:r>
          </w:p>
        </w:tc>
      </w:tr>
      <w:tr w:rsidR="00107D7E" w:rsidRPr="00BF6895" w14:paraId="176CD89D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4506769E" w14:textId="2DEBEBB8" w:rsidR="00107D7E" w:rsidRDefault="00107D7E" w:rsidP="00107D7E">
            <w:r>
              <w:t>6</w:t>
            </w:r>
            <w:r w:rsidR="00246953">
              <w:t>9</w:t>
            </w:r>
          </w:p>
        </w:tc>
        <w:tc>
          <w:tcPr>
            <w:tcW w:w="2580" w:type="dxa"/>
            <w:noWrap/>
          </w:tcPr>
          <w:p w14:paraId="24015E7F" w14:textId="22539609" w:rsidR="00107D7E" w:rsidRDefault="00107D7E" w:rsidP="00107D7E">
            <w:proofErr w:type="spellStart"/>
            <w:r>
              <w:t>d_</w:t>
            </w:r>
            <w:proofErr w:type="gramStart"/>
            <w:r>
              <w:t>ratio</w:t>
            </w:r>
            <w:proofErr w:type="spellEnd"/>
            <w:r>
              <w:t>[</w:t>
            </w:r>
            <w:proofErr w:type="gramEnd"/>
            <w:r>
              <w:t>1]</w:t>
            </w:r>
          </w:p>
        </w:tc>
        <w:tc>
          <w:tcPr>
            <w:tcW w:w="1465" w:type="dxa"/>
            <w:noWrap/>
          </w:tcPr>
          <w:p w14:paraId="6392F278" w14:textId="7BAFA3EB" w:rsidR="00107D7E" w:rsidRDefault="00107D7E" w:rsidP="00107D7E">
            <w:r>
              <w:t>output</w:t>
            </w:r>
          </w:p>
        </w:tc>
      </w:tr>
      <w:tr w:rsidR="00107D7E" w:rsidRPr="00BF6895" w14:paraId="419CED4D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45BEAB8B" w14:textId="4A7E2B83" w:rsidR="00107D7E" w:rsidRDefault="00246953" w:rsidP="00107D7E">
            <w:r>
              <w:t>70</w:t>
            </w:r>
          </w:p>
        </w:tc>
        <w:tc>
          <w:tcPr>
            <w:tcW w:w="2580" w:type="dxa"/>
            <w:noWrap/>
          </w:tcPr>
          <w:p w14:paraId="3EC7C94A" w14:textId="22004AED" w:rsidR="00107D7E" w:rsidRDefault="00107D7E" w:rsidP="00107D7E">
            <w:proofErr w:type="spellStart"/>
            <w:r>
              <w:t>d_softsw</w:t>
            </w:r>
            <w:proofErr w:type="spellEnd"/>
          </w:p>
        </w:tc>
        <w:tc>
          <w:tcPr>
            <w:tcW w:w="1465" w:type="dxa"/>
            <w:noWrap/>
          </w:tcPr>
          <w:p w14:paraId="1181F4E7" w14:textId="3CAF7D34" w:rsidR="00107D7E" w:rsidRDefault="00107D7E" w:rsidP="00107D7E">
            <w:r>
              <w:t>output</w:t>
            </w:r>
          </w:p>
        </w:tc>
      </w:tr>
      <w:tr w:rsidR="00107D7E" w:rsidRPr="00BF6895" w14:paraId="63796D4D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3C488355" w14:textId="7E7F50B3" w:rsidR="00107D7E" w:rsidRDefault="00107D7E" w:rsidP="00107D7E">
            <w:r>
              <w:t>7</w:t>
            </w:r>
            <w:r w:rsidR="00246953">
              <w:t>1</w:t>
            </w:r>
          </w:p>
        </w:tc>
        <w:tc>
          <w:tcPr>
            <w:tcW w:w="2580" w:type="dxa"/>
            <w:noWrap/>
          </w:tcPr>
          <w:p w14:paraId="44E31DFC" w14:textId="419CDE3C" w:rsidR="00107D7E" w:rsidRDefault="00107D7E" w:rsidP="00107D7E">
            <w:proofErr w:type="spellStart"/>
            <w:r>
              <w:t>d_</w:t>
            </w:r>
            <w:proofErr w:type="gramStart"/>
            <w:r>
              <w:t>state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1465" w:type="dxa"/>
            <w:noWrap/>
          </w:tcPr>
          <w:p w14:paraId="580218AC" w14:textId="5F69E4A7" w:rsidR="00107D7E" w:rsidRDefault="00107D7E" w:rsidP="00107D7E">
            <w:r>
              <w:t>output</w:t>
            </w:r>
          </w:p>
        </w:tc>
      </w:tr>
      <w:tr w:rsidR="00107D7E" w:rsidRPr="00BF6895" w14:paraId="383778C7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2096B116" w14:textId="62DC550E" w:rsidR="00107D7E" w:rsidRDefault="00107D7E" w:rsidP="00107D7E">
            <w:r>
              <w:t>7</w:t>
            </w:r>
            <w:r w:rsidR="00246953">
              <w:t>2</w:t>
            </w:r>
          </w:p>
        </w:tc>
        <w:tc>
          <w:tcPr>
            <w:tcW w:w="2580" w:type="dxa"/>
            <w:noWrap/>
          </w:tcPr>
          <w:p w14:paraId="50146173" w14:textId="1506D2EC" w:rsidR="00107D7E" w:rsidRDefault="00107D7E" w:rsidP="00107D7E">
            <w:proofErr w:type="spellStart"/>
            <w:r>
              <w:t>d_</w:t>
            </w:r>
            <w:proofErr w:type="gramStart"/>
            <w:r>
              <w:t>state</w:t>
            </w:r>
            <w:proofErr w:type="spellEnd"/>
            <w:r>
              <w:t>[</w:t>
            </w:r>
            <w:proofErr w:type="gramEnd"/>
            <w:r>
              <w:t>1]</w:t>
            </w:r>
          </w:p>
        </w:tc>
        <w:tc>
          <w:tcPr>
            <w:tcW w:w="1465" w:type="dxa"/>
            <w:noWrap/>
          </w:tcPr>
          <w:p w14:paraId="38EB5C0F" w14:textId="2DAB3942" w:rsidR="00107D7E" w:rsidRDefault="00107D7E" w:rsidP="00107D7E">
            <w:r>
              <w:t>output</w:t>
            </w:r>
          </w:p>
        </w:tc>
      </w:tr>
      <w:tr w:rsidR="00107D7E" w:rsidRPr="00BF6895" w14:paraId="479C6790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43212F27" w14:textId="61A7FEF3" w:rsidR="00107D7E" w:rsidRDefault="00107D7E" w:rsidP="00107D7E">
            <w:r>
              <w:t>7</w:t>
            </w:r>
            <w:r w:rsidR="00246953">
              <w:t>3</w:t>
            </w:r>
          </w:p>
        </w:tc>
        <w:tc>
          <w:tcPr>
            <w:tcW w:w="2580" w:type="dxa"/>
            <w:noWrap/>
          </w:tcPr>
          <w:p w14:paraId="6B1AC23B" w14:textId="7402C0EC" w:rsidR="00107D7E" w:rsidRDefault="00107D7E" w:rsidP="00107D7E">
            <w:proofErr w:type="spellStart"/>
            <w:r>
              <w:t>d_</w:t>
            </w:r>
            <w:proofErr w:type="gramStart"/>
            <w:r>
              <w:t>state</w:t>
            </w:r>
            <w:proofErr w:type="spellEnd"/>
            <w:r>
              <w:t>[</w:t>
            </w:r>
            <w:proofErr w:type="gramEnd"/>
            <w:r>
              <w:t>2]</w:t>
            </w:r>
          </w:p>
        </w:tc>
        <w:tc>
          <w:tcPr>
            <w:tcW w:w="1465" w:type="dxa"/>
            <w:noWrap/>
          </w:tcPr>
          <w:p w14:paraId="7C9A542E" w14:textId="2AB42924" w:rsidR="00107D7E" w:rsidRDefault="00107D7E" w:rsidP="00107D7E">
            <w:r>
              <w:t>output</w:t>
            </w:r>
          </w:p>
        </w:tc>
      </w:tr>
      <w:tr w:rsidR="00107D7E" w:rsidRPr="00BF6895" w14:paraId="1379474D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563DED15" w14:textId="052A4828" w:rsidR="00107D7E" w:rsidRDefault="004D35FE" w:rsidP="00107D7E">
            <w:r>
              <w:t>7</w:t>
            </w:r>
            <w:r w:rsidR="00246953">
              <w:t>4</w:t>
            </w:r>
          </w:p>
        </w:tc>
        <w:tc>
          <w:tcPr>
            <w:tcW w:w="2580" w:type="dxa"/>
            <w:noWrap/>
          </w:tcPr>
          <w:p w14:paraId="20BD1C71" w14:textId="3506F624" w:rsidR="00107D7E" w:rsidRDefault="004D35FE" w:rsidP="00107D7E">
            <w:proofErr w:type="spellStart"/>
            <w:r>
              <w:t>reg_clk_req</w:t>
            </w:r>
            <w:proofErr w:type="spellEnd"/>
          </w:p>
        </w:tc>
        <w:tc>
          <w:tcPr>
            <w:tcW w:w="1465" w:type="dxa"/>
            <w:noWrap/>
          </w:tcPr>
          <w:p w14:paraId="11F8DE6A" w14:textId="03488658" w:rsidR="00107D7E" w:rsidRDefault="004D35FE" w:rsidP="00107D7E">
            <w:proofErr w:type="spellStart"/>
            <w:r>
              <w:t>regclk_enable</w:t>
            </w:r>
            <w:proofErr w:type="spellEnd"/>
          </w:p>
        </w:tc>
      </w:tr>
      <w:tr w:rsidR="00107D7E" w:rsidRPr="00BF6895" w14:paraId="22B37598" w14:textId="77777777" w:rsidTr="00874CD6">
        <w:trPr>
          <w:trHeight w:val="285"/>
          <w:jc w:val="center"/>
        </w:trPr>
        <w:tc>
          <w:tcPr>
            <w:tcW w:w="1876" w:type="dxa"/>
            <w:noWrap/>
          </w:tcPr>
          <w:p w14:paraId="452D24DD" w14:textId="333420B2" w:rsidR="00107D7E" w:rsidRPr="00BF6895" w:rsidRDefault="00874CD6" w:rsidP="00107D7E">
            <w:r>
              <w:t>7</w:t>
            </w:r>
            <w:r w:rsidR="00246953">
              <w:t>5</w:t>
            </w:r>
          </w:p>
        </w:tc>
        <w:tc>
          <w:tcPr>
            <w:tcW w:w="2580" w:type="dxa"/>
            <w:noWrap/>
          </w:tcPr>
          <w:p w14:paraId="6FEC1A35" w14:textId="65A661C0" w:rsidR="00107D7E" w:rsidRPr="00BF6895" w:rsidRDefault="00874CD6" w:rsidP="00107D7E">
            <w:proofErr w:type="spellStart"/>
            <w:r>
              <w:t>vout_fault</w:t>
            </w:r>
            <w:proofErr w:type="spellEnd"/>
          </w:p>
        </w:tc>
        <w:tc>
          <w:tcPr>
            <w:tcW w:w="1465" w:type="dxa"/>
            <w:noWrap/>
          </w:tcPr>
          <w:p w14:paraId="4FB660FC" w14:textId="194E8755" w:rsidR="00107D7E" w:rsidRPr="00BF6895" w:rsidRDefault="00874CD6" w:rsidP="00107D7E">
            <w:proofErr w:type="spellStart"/>
            <w:r>
              <w:t>power_ctrl</w:t>
            </w:r>
            <w:proofErr w:type="spellEnd"/>
          </w:p>
        </w:tc>
      </w:tr>
    </w:tbl>
    <w:p w14:paraId="10C051BA" w14:textId="1D355646" w:rsidR="003B5CA6" w:rsidRDefault="003B5CA6" w:rsidP="003B5CA6"/>
    <w:p w14:paraId="223B74D4" w14:textId="59F89F02" w:rsidR="003B5CA6" w:rsidRDefault="003B5CA6" w:rsidP="003B5CA6"/>
    <w:p w14:paraId="31F8FF12" w14:textId="77777777" w:rsidR="00C96FD4" w:rsidRDefault="00C96FD4" w:rsidP="003B5CA6"/>
    <w:p w14:paraId="230BEC25" w14:textId="77777777" w:rsidR="005F38F4" w:rsidRDefault="005F38F4" w:rsidP="00C90D29">
      <w:pPr>
        <w:pStyle w:val="ListParagraph"/>
        <w:ind w:left="360"/>
      </w:pPr>
    </w:p>
    <w:p w14:paraId="02A1886E" w14:textId="36AB15E3" w:rsidR="00396751" w:rsidRDefault="00DF0F82" w:rsidP="004364B8">
      <w:pPr>
        <w:pStyle w:val="Heading1"/>
      </w:pPr>
      <w:bookmarkStart w:id="589" w:name="_Toc144120399"/>
      <w:r>
        <w:lastRenderedPageBreak/>
        <w:t xml:space="preserve">C Code to Calculate </w:t>
      </w:r>
      <w:r w:rsidR="00396751">
        <w:t>E</w:t>
      </w:r>
      <w:r w:rsidR="00695E9A">
        <w:t>rror Correction Code</w:t>
      </w:r>
      <w:bookmarkEnd w:id="589"/>
    </w:p>
    <w:p w14:paraId="3C1F24AE" w14:textId="41766BDB" w:rsidR="00310BD8" w:rsidRDefault="00310BD8" w:rsidP="00310BD8">
      <w:pPr>
        <w:rPr>
          <w:rFonts w:ascii="Consolas" w:hAnsi="Consolas"/>
          <w:sz w:val="18"/>
          <w:szCs w:val="18"/>
        </w:rPr>
      </w:pPr>
      <w:r w:rsidRPr="00310BD8">
        <w:rPr>
          <w:rFonts w:ascii="Consolas" w:hAnsi="Consolas"/>
          <w:sz w:val="18"/>
          <w:szCs w:val="18"/>
        </w:rPr>
        <w:t>#include "</w:t>
      </w:r>
      <w:proofErr w:type="spellStart"/>
      <w:r w:rsidRPr="00310BD8">
        <w:rPr>
          <w:rFonts w:ascii="Consolas" w:hAnsi="Consolas"/>
          <w:sz w:val="18"/>
          <w:szCs w:val="18"/>
        </w:rPr>
        <w:t>stdio.h</w:t>
      </w:r>
      <w:proofErr w:type="spellEnd"/>
      <w:r w:rsidRPr="00310BD8"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>#include "</w:t>
      </w:r>
      <w:proofErr w:type="spellStart"/>
      <w:r w:rsidRPr="00310BD8">
        <w:rPr>
          <w:rFonts w:ascii="Consolas" w:hAnsi="Consolas"/>
          <w:sz w:val="18"/>
          <w:szCs w:val="18"/>
        </w:rPr>
        <w:t>stdint.h</w:t>
      </w:r>
      <w:proofErr w:type="spellEnd"/>
      <w:r w:rsidRPr="00310BD8">
        <w:rPr>
          <w:rFonts w:ascii="Consolas" w:hAnsi="Consolas"/>
          <w:sz w:val="18"/>
          <w:szCs w:val="18"/>
        </w:rPr>
        <w:t>"</w:t>
      </w:r>
      <w:r w:rsidR="002F23B9">
        <w:rPr>
          <w:rFonts w:ascii="Consolas" w:hAnsi="Consolas"/>
          <w:sz w:val="18"/>
          <w:szCs w:val="18"/>
        </w:rPr>
        <w:br/>
      </w:r>
      <w:r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void 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 xml:space="preserve">(uint64_t </w:t>
      </w:r>
      <w:proofErr w:type="spellStart"/>
      <w:r w:rsidRPr="00310BD8">
        <w:rPr>
          <w:rFonts w:ascii="Consolas" w:hAnsi="Consolas"/>
          <w:sz w:val="18"/>
          <w:szCs w:val="18"/>
        </w:rPr>
        <w:t>dw</w:t>
      </w:r>
      <w:proofErr w:type="spellEnd"/>
      <w:r w:rsidRPr="00310BD8">
        <w:rPr>
          <w:rFonts w:ascii="Consolas" w:hAnsi="Consolas"/>
          <w:sz w:val="18"/>
          <w:szCs w:val="18"/>
        </w:rPr>
        <w:t>, uint8_t expected);</w:t>
      </w:r>
      <w:r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uint8_t </w:t>
      </w:r>
      <w:proofErr w:type="spellStart"/>
      <w:r w:rsidRPr="00310BD8">
        <w:rPr>
          <w:rFonts w:ascii="Consolas" w:hAnsi="Consolas"/>
          <w:sz w:val="18"/>
          <w:szCs w:val="18"/>
        </w:rPr>
        <w:t>ecc_parity</w:t>
      </w:r>
      <w:proofErr w:type="spellEnd"/>
      <w:r w:rsidRPr="00310BD8">
        <w:rPr>
          <w:rFonts w:ascii="Consolas" w:hAnsi="Consolas"/>
          <w:sz w:val="18"/>
          <w:szCs w:val="18"/>
        </w:rPr>
        <w:t xml:space="preserve">(uint64_t </w:t>
      </w:r>
      <w:proofErr w:type="spellStart"/>
      <w:r w:rsidRPr="00310BD8">
        <w:rPr>
          <w:rFonts w:ascii="Consolas" w:hAnsi="Consolas"/>
          <w:sz w:val="18"/>
          <w:szCs w:val="18"/>
        </w:rPr>
        <w:t>dw</w:t>
      </w:r>
      <w:proofErr w:type="spellEnd"/>
      <w:r w:rsidRPr="00310BD8">
        <w:rPr>
          <w:rFonts w:ascii="Consolas" w:hAnsi="Consolas"/>
          <w:sz w:val="18"/>
          <w:szCs w:val="18"/>
        </w:rPr>
        <w:t>);</w:t>
      </w:r>
      <w:r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>uint8_t calc_parity64(uint64_t d)</w:t>
      </w:r>
      <w:r w:rsidR="004A118F">
        <w:rPr>
          <w:rFonts w:ascii="Consolas" w:hAnsi="Consolas"/>
          <w:sz w:val="18"/>
          <w:szCs w:val="18"/>
        </w:rPr>
        <w:t>;</w:t>
      </w:r>
      <w:r w:rsidR="004A118F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>uint8_t calc_parity8(uint8_t d);</w:t>
      </w:r>
      <w:r w:rsidR="00EB45BB">
        <w:rPr>
          <w:rFonts w:ascii="Consolas" w:hAnsi="Consolas"/>
          <w:sz w:val="18"/>
          <w:szCs w:val="18"/>
        </w:rPr>
        <w:br/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>main() {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(0x0000000000000000LL, 0x00);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(0x01ffffffffffffffLL, 0x7f);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(0x000605961e037fd4LL, 0x4a);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(0x01354723bda118f5LL, 0x40);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(0x004fb53740d8d1bcLL, 0x10);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(0x000a6d394fe2bcc1LL, 0x03);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(0x01d2b047ef0b9292LL, 0x63);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(0x013b86a8b5050892LL, 0x26);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(0x00261110e3f07b93LL, 0x51);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(0x01b3c39871268a34LL, 0x3a);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(0x01eb8679c7c9fafaLL, 0x22);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(0x002b788ed20d0a2fLL, 0x6c);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(0x0052cf869544fb7cLL, 0x56);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(0x00a811eb6cab8b46LL, 0x7a);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(0x0093a6d5aef89bcbLL, 0x76);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(0x01fa776c4aa239fbLL, 0x6c);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(0x01761e20a4edd615LL, 0x30);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(0x013ddfaac7bb4c07LL, 0x1b);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(0x00cd69c0aa131784LL, 0x30);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(0x015913991f6fcfe4LL, 0x43);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(0x00f61c26b9c8c7beLL, 0x37);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>(0x0084220baa626c45LL, 0x3d);</w:t>
      </w:r>
      <w:r w:rsidR="00EB45BB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>}</w:t>
      </w:r>
      <w:r w:rsidR="004D63AF">
        <w:rPr>
          <w:rFonts w:ascii="Consolas" w:hAnsi="Consolas"/>
          <w:sz w:val="18"/>
          <w:szCs w:val="18"/>
        </w:rPr>
        <w:br/>
      </w:r>
      <w:r w:rsidR="004D63AF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void </w:t>
      </w:r>
      <w:proofErr w:type="spellStart"/>
      <w:r w:rsidRPr="00310BD8">
        <w:rPr>
          <w:rFonts w:ascii="Consolas" w:hAnsi="Consolas"/>
          <w:sz w:val="18"/>
          <w:szCs w:val="18"/>
        </w:rPr>
        <w:t>show_parity</w:t>
      </w:r>
      <w:proofErr w:type="spellEnd"/>
      <w:r w:rsidRPr="00310BD8">
        <w:rPr>
          <w:rFonts w:ascii="Consolas" w:hAnsi="Consolas"/>
          <w:sz w:val="18"/>
          <w:szCs w:val="18"/>
        </w:rPr>
        <w:t xml:space="preserve">(uint64_t </w:t>
      </w:r>
      <w:proofErr w:type="spellStart"/>
      <w:r w:rsidRPr="00310BD8">
        <w:rPr>
          <w:rFonts w:ascii="Consolas" w:hAnsi="Consolas"/>
          <w:sz w:val="18"/>
          <w:szCs w:val="18"/>
        </w:rPr>
        <w:t>dw</w:t>
      </w:r>
      <w:proofErr w:type="spellEnd"/>
      <w:r w:rsidRPr="00310BD8">
        <w:rPr>
          <w:rFonts w:ascii="Consolas" w:hAnsi="Consolas"/>
          <w:sz w:val="18"/>
          <w:szCs w:val="18"/>
        </w:rPr>
        <w:t>, uint8_t expected) {</w:t>
      </w:r>
      <w:r w:rsidR="004D63AF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uint8_t </w:t>
      </w:r>
      <w:proofErr w:type="spellStart"/>
      <w:r w:rsidRPr="00310BD8">
        <w:rPr>
          <w:rFonts w:ascii="Consolas" w:hAnsi="Consolas"/>
          <w:sz w:val="18"/>
          <w:szCs w:val="18"/>
        </w:rPr>
        <w:t>ecc</w:t>
      </w:r>
      <w:proofErr w:type="spellEnd"/>
      <w:r w:rsidRPr="00310BD8">
        <w:rPr>
          <w:rFonts w:ascii="Consolas" w:hAnsi="Consolas"/>
          <w:sz w:val="18"/>
          <w:szCs w:val="18"/>
        </w:rPr>
        <w:t>;</w:t>
      </w:r>
      <w:r w:rsidR="004D63AF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ecc</w:t>
      </w:r>
      <w:proofErr w:type="spellEnd"/>
      <w:r w:rsidRPr="00310BD8">
        <w:rPr>
          <w:rFonts w:ascii="Consolas" w:hAnsi="Consolas"/>
          <w:sz w:val="18"/>
          <w:szCs w:val="18"/>
        </w:rPr>
        <w:t xml:space="preserve"> = </w:t>
      </w:r>
      <w:proofErr w:type="spellStart"/>
      <w:r w:rsidRPr="00310BD8">
        <w:rPr>
          <w:rFonts w:ascii="Consolas" w:hAnsi="Consolas"/>
          <w:sz w:val="18"/>
          <w:szCs w:val="18"/>
        </w:rPr>
        <w:t>ecc_parity</w:t>
      </w:r>
      <w:proofErr w:type="spellEnd"/>
      <w:r w:rsidRPr="00310BD8">
        <w:rPr>
          <w:rFonts w:ascii="Consolas" w:hAnsi="Consolas"/>
          <w:sz w:val="18"/>
          <w:szCs w:val="18"/>
        </w:rPr>
        <w:t>(</w:t>
      </w:r>
      <w:proofErr w:type="spellStart"/>
      <w:r w:rsidRPr="00310BD8">
        <w:rPr>
          <w:rFonts w:ascii="Consolas" w:hAnsi="Consolas"/>
          <w:sz w:val="18"/>
          <w:szCs w:val="18"/>
        </w:rPr>
        <w:t>dw</w:t>
      </w:r>
      <w:proofErr w:type="spellEnd"/>
      <w:r w:rsidRPr="00310BD8">
        <w:rPr>
          <w:rFonts w:ascii="Consolas" w:hAnsi="Consolas"/>
          <w:sz w:val="18"/>
          <w:szCs w:val="18"/>
        </w:rPr>
        <w:t>);</w:t>
      </w:r>
      <w:r w:rsidR="004D63AF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 xml:space="preserve">   </w:t>
      </w:r>
      <w:proofErr w:type="spellStart"/>
      <w:r w:rsidRPr="00310BD8">
        <w:rPr>
          <w:rFonts w:ascii="Consolas" w:hAnsi="Consolas"/>
          <w:sz w:val="18"/>
          <w:szCs w:val="18"/>
        </w:rPr>
        <w:t>printf</w:t>
      </w:r>
      <w:proofErr w:type="spellEnd"/>
      <w:r w:rsidRPr="00310BD8">
        <w:rPr>
          <w:rFonts w:ascii="Consolas" w:hAnsi="Consolas"/>
          <w:sz w:val="18"/>
          <w:szCs w:val="18"/>
        </w:rPr>
        <w:t>("data=%16.16llx expected=%2.2x calculated=%2.2x %0s\n",</w:t>
      </w:r>
      <w:r w:rsidR="00587349">
        <w:rPr>
          <w:rFonts w:ascii="Consolas" w:hAnsi="Consolas"/>
          <w:sz w:val="18"/>
          <w:szCs w:val="18"/>
        </w:rPr>
        <w:br/>
        <w:t xml:space="preserve">      </w:t>
      </w:r>
      <w:proofErr w:type="spellStart"/>
      <w:r w:rsidRPr="00310BD8">
        <w:rPr>
          <w:rFonts w:ascii="Consolas" w:hAnsi="Consolas"/>
          <w:sz w:val="18"/>
          <w:szCs w:val="18"/>
        </w:rPr>
        <w:t>dw</w:t>
      </w:r>
      <w:proofErr w:type="spellEnd"/>
      <w:r w:rsidRPr="00310BD8">
        <w:rPr>
          <w:rFonts w:ascii="Consolas" w:hAnsi="Consolas"/>
          <w:sz w:val="18"/>
          <w:szCs w:val="18"/>
        </w:rPr>
        <w:t xml:space="preserve">, expected, </w:t>
      </w:r>
      <w:proofErr w:type="spellStart"/>
      <w:r w:rsidRPr="00310BD8">
        <w:rPr>
          <w:rFonts w:ascii="Consolas" w:hAnsi="Consolas"/>
          <w:sz w:val="18"/>
          <w:szCs w:val="18"/>
        </w:rPr>
        <w:t>ecc</w:t>
      </w:r>
      <w:proofErr w:type="spellEnd"/>
      <w:r w:rsidRPr="00310BD8">
        <w:rPr>
          <w:rFonts w:ascii="Consolas" w:hAnsi="Consolas"/>
          <w:sz w:val="18"/>
          <w:szCs w:val="18"/>
        </w:rPr>
        <w:t>, (</w:t>
      </w:r>
      <w:proofErr w:type="spellStart"/>
      <w:r w:rsidRPr="00310BD8">
        <w:rPr>
          <w:rFonts w:ascii="Consolas" w:hAnsi="Consolas"/>
          <w:sz w:val="18"/>
          <w:szCs w:val="18"/>
        </w:rPr>
        <w:t>ecc</w:t>
      </w:r>
      <w:proofErr w:type="spellEnd"/>
      <w:r w:rsidRPr="00310BD8">
        <w:rPr>
          <w:rFonts w:ascii="Consolas" w:hAnsi="Consolas"/>
          <w:sz w:val="18"/>
          <w:szCs w:val="18"/>
        </w:rPr>
        <w:t xml:space="preserve"> !expected) ? "ERR</w:t>
      </w:r>
      <w:proofErr w:type="gramStart"/>
      <w:r w:rsidRPr="00310BD8">
        <w:rPr>
          <w:rFonts w:ascii="Consolas" w:hAnsi="Consolas"/>
          <w:sz w:val="18"/>
          <w:szCs w:val="18"/>
        </w:rPr>
        <w:t>" :</w:t>
      </w:r>
      <w:proofErr w:type="gramEnd"/>
      <w:r w:rsidRPr="00310BD8">
        <w:rPr>
          <w:rFonts w:ascii="Consolas" w:hAnsi="Consolas"/>
          <w:sz w:val="18"/>
          <w:szCs w:val="18"/>
        </w:rPr>
        <w:t xml:space="preserve"> "OK");</w:t>
      </w:r>
      <w:r w:rsidR="00587349">
        <w:rPr>
          <w:rFonts w:ascii="Consolas" w:hAnsi="Consolas"/>
          <w:sz w:val="18"/>
          <w:szCs w:val="18"/>
        </w:rPr>
        <w:br/>
      </w:r>
      <w:r w:rsidRPr="00310BD8">
        <w:rPr>
          <w:rFonts w:ascii="Consolas" w:hAnsi="Consolas"/>
          <w:sz w:val="18"/>
          <w:szCs w:val="18"/>
        </w:rPr>
        <w:t>}</w:t>
      </w:r>
    </w:p>
    <w:p w14:paraId="4CBBE3B8" w14:textId="0AA37729" w:rsidR="00922800" w:rsidRPr="006014DB" w:rsidRDefault="00922800" w:rsidP="00922800">
      <w:pPr>
        <w:rPr>
          <w:rFonts w:ascii="Consolas" w:hAnsi="Consolas"/>
          <w:sz w:val="18"/>
          <w:szCs w:val="18"/>
        </w:rPr>
      </w:pPr>
      <w:r w:rsidRPr="006014DB">
        <w:rPr>
          <w:rFonts w:ascii="Consolas" w:hAnsi="Consolas"/>
          <w:sz w:val="18"/>
          <w:szCs w:val="18"/>
        </w:rPr>
        <w:t xml:space="preserve">uint8_t </w:t>
      </w:r>
      <w:proofErr w:type="spellStart"/>
      <w:r w:rsidRPr="006014DB">
        <w:rPr>
          <w:rFonts w:ascii="Consolas" w:hAnsi="Consolas"/>
          <w:sz w:val="18"/>
          <w:szCs w:val="18"/>
        </w:rPr>
        <w:t>ecc_parity</w:t>
      </w:r>
      <w:proofErr w:type="spellEnd"/>
      <w:r w:rsidRPr="006014DB">
        <w:rPr>
          <w:rFonts w:ascii="Consolas" w:hAnsi="Consolas"/>
          <w:sz w:val="18"/>
          <w:szCs w:val="18"/>
        </w:rPr>
        <w:t xml:space="preserve">(uint64_t </w:t>
      </w:r>
      <w:proofErr w:type="spellStart"/>
      <w:r w:rsidRPr="006014DB">
        <w:rPr>
          <w:rFonts w:ascii="Consolas" w:hAnsi="Consolas"/>
          <w:sz w:val="18"/>
          <w:szCs w:val="18"/>
        </w:rPr>
        <w:t>dw</w:t>
      </w:r>
      <w:proofErr w:type="spellEnd"/>
      <w:r w:rsidRPr="006014DB">
        <w:rPr>
          <w:rFonts w:ascii="Consolas" w:hAnsi="Consolas"/>
          <w:sz w:val="18"/>
          <w:szCs w:val="18"/>
        </w:rPr>
        <w:t>) {</w:t>
      </w:r>
      <w:r w:rsidR="00FE740E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uint8_t        p;</w:t>
      </w:r>
      <w:r w:rsidR="00FE740E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uint8_t        result;</w:t>
      </w:r>
      <w:r w:rsidR="00FE740E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uint64_t       temp;</w:t>
      </w:r>
      <w:r w:rsidR="00FE740E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const uint64_t mask_6 = 0x01fffffffc000000LL;</w:t>
      </w:r>
      <w:r w:rsidR="00FE740E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const uint64_t mask_5 = 0x01fffe0003fff800LL;</w:t>
      </w:r>
      <w:r w:rsidR="00FE740E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const uint64_t mask_4 = 0x01fe01fe03fc07f0LL;</w:t>
      </w:r>
      <w:r w:rsidR="00FE740E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const uint64_t mask_3 = 0x01e1e1e1e3c3c78eLL;</w:t>
      </w:r>
      <w:r w:rsidR="00FE740E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const uint64_t mask_2 = 0x019999999b33366dLL;</w:t>
      </w:r>
      <w:r w:rsidR="00FE740E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const uint64_t mask_1 = 0x0155555556aaad5bLL;</w:t>
      </w:r>
      <w:r w:rsidR="00FE740E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const uint64_t mask_0 = 0x01ffffffffffffffLL;</w:t>
      </w:r>
      <w:r w:rsidR="00FE740E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result = 0;</w:t>
      </w:r>
      <w:r w:rsidR="00D35111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temp = mask_6 &amp; </w:t>
      </w:r>
      <w:proofErr w:type="spellStart"/>
      <w:r w:rsidRPr="006014DB">
        <w:rPr>
          <w:rFonts w:ascii="Consolas" w:hAnsi="Consolas"/>
          <w:sz w:val="18"/>
          <w:szCs w:val="18"/>
        </w:rPr>
        <w:t>dw</w:t>
      </w:r>
      <w:proofErr w:type="spellEnd"/>
      <w:r w:rsidRPr="006014DB">
        <w:rPr>
          <w:rFonts w:ascii="Consolas" w:hAnsi="Consolas"/>
          <w:sz w:val="18"/>
          <w:szCs w:val="18"/>
        </w:rPr>
        <w:t>; p = calc_parity64(temp); result = (result&lt;&lt;1) | p;</w:t>
      </w:r>
      <w:r w:rsidR="00D35111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lastRenderedPageBreak/>
        <w:t xml:space="preserve">   temp = mask_5 &amp; </w:t>
      </w:r>
      <w:proofErr w:type="spellStart"/>
      <w:r w:rsidRPr="006014DB">
        <w:rPr>
          <w:rFonts w:ascii="Consolas" w:hAnsi="Consolas"/>
          <w:sz w:val="18"/>
          <w:szCs w:val="18"/>
        </w:rPr>
        <w:t>dw</w:t>
      </w:r>
      <w:proofErr w:type="spellEnd"/>
      <w:r w:rsidRPr="006014DB">
        <w:rPr>
          <w:rFonts w:ascii="Consolas" w:hAnsi="Consolas"/>
          <w:sz w:val="18"/>
          <w:szCs w:val="18"/>
        </w:rPr>
        <w:t>; p = calc_parity64(temp); result = (result&lt;&lt;1) | p;</w:t>
      </w:r>
      <w:r w:rsidR="00D35111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temp = mask_4 &amp; </w:t>
      </w:r>
      <w:proofErr w:type="spellStart"/>
      <w:r w:rsidRPr="006014DB">
        <w:rPr>
          <w:rFonts w:ascii="Consolas" w:hAnsi="Consolas"/>
          <w:sz w:val="18"/>
          <w:szCs w:val="18"/>
        </w:rPr>
        <w:t>dw</w:t>
      </w:r>
      <w:proofErr w:type="spellEnd"/>
      <w:r w:rsidRPr="006014DB">
        <w:rPr>
          <w:rFonts w:ascii="Consolas" w:hAnsi="Consolas"/>
          <w:sz w:val="18"/>
          <w:szCs w:val="18"/>
        </w:rPr>
        <w:t>; p = calc_parity64(temp); result = (result&lt;&lt;1) | p;</w:t>
      </w:r>
      <w:r w:rsidR="00D35111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temp = mask_3 &amp; </w:t>
      </w:r>
      <w:proofErr w:type="spellStart"/>
      <w:r w:rsidRPr="006014DB">
        <w:rPr>
          <w:rFonts w:ascii="Consolas" w:hAnsi="Consolas"/>
          <w:sz w:val="18"/>
          <w:szCs w:val="18"/>
        </w:rPr>
        <w:t>dw</w:t>
      </w:r>
      <w:proofErr w:type="spellEnd"/>
      <w:r w:rsidRPr="006014DB">
        <w:rPr>
          <w:rFonts w:ascii="Consolas" w:hAnsi="Consolas"/>
          <w:sz w:val="18"/>
          <w:szCs w:val="18"/>
        </w:rPr>
        <w:t>; p = calc_parity64(temp); result = (result&lt;&lt;1) | p;</w:t>
      </w:r>
      <w:r w:rsidR="00D35111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temp = mask_2 &amp; </w:t>
      </w:r>
      <w:proofErr w:type="spellStart"/>
      <w:r w:rsidRPr="006014DB">
        <w:rPr>
          <w:rFonts w:ascii="Consolas" w:hAnsi="Consolas"/>
          <w:sz w:val="18"/>
          <w:szCs w:val="18"/>
        </w:rPr>
        <w:t>dw</w:t>
      </w:r>
      <w:proofErr w:type="spellEnd"/>
      <w:r w:rsidRPr="006014DB">
        <w:rPr>
          <w:rFonts w:ascii="Consolas" w:hAnsi="Consolas"/>
          <w:sz w:val="18"/>
          <w:szCs w:val="18"/>
        </w:rPr>
        <w:t>; p = calc_parity64(temp); result = (result&lt;&lt;1) | p;</w:t>
      </w:r>
      <w:r w:rsidR="00D35111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temp = mask_1 &amp; </w:t>
      </w:r>
      <w:proofErr w:type="spellStart"/>
      <w:r w:rsidRPr="006014DB">
        <w:rPr>
          <w:rFonts w:ascii="Consolas" w:hAnsi="Consolas"/>
          <w:sz w:val="18"/>
          <w:szCs w:val="18"/>
        </w:rPr>
        <w:t>dw</w:t>
      </w:r>
      <w:proofErr w:type="spellEnd"/>
      <w:r w:rsidRPr="006014DB">
        <w:rPr>
          <w:rFonts w:ascii="Consolas" w:hAnsi="Consolas"/>
          <w:sz w:val="18"/>
          <w:szCs w:val="18"/>
        </w:rPr>
        <w:t>; p = calc_parity64(temp); result = (result&lt;&lt;1) | p;</w:t>
      </w:r>
      <w:r w:rsidR="00D35111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temp = mask_0 &amp; </w:t>
      </w:r>
      <w:proofErr w:type="spellStart"/>
      <w:r w:rsidRPr="006014DB">
        <w:rPr>
          <w:rFonts w:ascii="Consolas" w:hAnsi="Consolas"/>
          <w:sz w:val="18"/>
          <w:szCs w:val="18"/>
        </w:rPr>
        <w:t>dw</w:t>
      </w:r>
      <w:proofErr w:type="spellEnd"/>
      <w:r w:rsidRPr="006014DB">
        <w:rPr>
          <w:rFonts w:ascii="Consolas" w:hAnsi="Consolas"/>
          <w:sz w:val="18"/>
          <w:szCs w:val="18"/>
        </w:rPr>
        <w:t>; p = calc_parity64(temp); result = (result&lt;&lt;1) | p;</w:t>
      </w:r>
      <w:r w:rsidR="00A148ED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result = (result &amp; 0xfe) | calc_parity8(result);</w:t>
      </w:r>
      <w:r w:rsidR="00A148ED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return result;</w:t>
      </w:r>
      <w:r w:rsidR="00A148ED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>}</w:t>
      </w:r>
    </w:p>
    <w:p w14:paraId="3C007066" w14:textId="4B49F4BD" w:rsidR="00922800" w:rsidRPr="006014DB" w:rsidRDefault="00922800" w:rsidP="00922800">
      <w:pPr>
        <w:rPr>
          <w:rFonts w:ascii="Consolas" w:hAnsi="Consolas"/>
          <w:sz w:val="18"/>
          <w:szCs w:val="18"/>
        </w:rPr>
      </w:pPr>
      <w:r w:rsidRPr="006014DB">
        <w:rPr>
          <w:rFonts w:ascii="Consolas" w:hAnsi="Consolas"/>
          <w:sz w:val="18"/>
          <w:szCs w:val="18"/>
        </w:rPr>
        <w:t>uint8_t calc_parity64(uint64_t d) {</w:t>
      </w:r>
      <w:r w:rsidR="00A148ED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uint8_t i;</w:t>
      </w:r>
      <w:r w:rsidR="00A148ED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uint8_t count;</w:t>
      </w:r>
      <w:r w:rsidR="00A148ED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uint64_t b;</w:t>
      </w:r>
      <w:r w:rsidR="00A148ED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count = 0;</w:t>
      </w:r>
      <w:r w:rsidR="00A148ED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b = 1LL;</w:t>
      </w:r>
      <w:r w:rsidR="00A148ED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for(i=</w:t>
      </w:r>
      <w:proofErr w:type="gramStart"/>
      <w:r w:rsidRPr="006014DB">
        <w:rPr>
          <w:rFonts w:ascii="Consolas" w:hAnsi="Consolas"/>
          <w:sz w:val="18"/>
          <w:szCs w:val="18"/>
        </w:rPr>
        <w:t>0;i</w:t>
      </w:r>
      <w:proofErr w:type="gramEnd"/>
      <w:r w:rsidRPr="006014DB">
        <w:rPr>
          <w:rFonts w:ascii="Consolas" w:hAnsi="Consolas"/>
          <w:sz w:val="18"/>
          <w:szCs w:val="18"/>
        </w:rPr>
        <w:t>&lt;64;i++) {</w:t>
      </w:r>
      <w:r w:rsidR="00BF3522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   if(d&amp;(b&lt;&lt;i)) {</w:t>
      </w:r>
      <w:r w:rsidR="00BF3522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      count++;</w:t>
      </w:r>
      <w:r w:rsidR="00BF3522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   }</w:t>
      </w:r>
      <w:r w:rsidR="00BF3522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}</w:t>
      </w:r>
      <w:r w:rsidR="00BF3522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return(count%2);</w:t>
      </w:r>
      <w:r w:rsidR="00BF3522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>}</w:t>
      </w:r>
    </w:p>
    <w:p w14:paraId="6638C8E3" w14:textId="74FD6A9F" w:rsidR="00922800" w:rsidRPr="006014DB" w:rsidRDefault="00922800" w:rsidP="00922800">
      <w:pPr>
        <w:rPr>
          <w:rFonts w:ascii="Consolas" w:hAnsi="Consolas"/>
          <w:sz w:val="18"/>
          <w:szCs w:val="18"/>
        </w:rPr>
      </w:pPr>
      <w:r w:rsidRPr="006014DB">
        <w:rPr>
          <w:rFonts w:ascii="Consolas" w:hAnsi="Consolas"/>
          <w:sz w:val="18"/>
          <w:szCs w:val="18"/>
        </w:rPr>
        <w:t>uint8_t calc_parity8(uint8_t d) {</w:t>
      </w:r>
      <w:r w:rsidR="00BF3522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uint8_t i;</w:t>
      </w:r>
      <w:r w:rsidR="00BF3522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uint8_t count;</w:t>
      </w:r>
      <w:r w:rsidR="00BF3522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uint8_t b;</w:t>
      </w:r>
      <w:r w:rsidR="00BF3522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count = 0;</w:t>
      </w:r>
      <w:r w:rsidR="006014DB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b = 1;</w:t>
      </w:r>
      <w:r w:rsidR="006014DB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for(i=</w:t>
      </w:r>
      <w:proofErr w:type="gramStart"/>
      <w:r w:rsidRPr="006014DB">
        <w:rPr>
          <w:rFonts w:ascii="Consolas" w:hAnsi="Consolas"/>
          <w:sz w:val="18"/>
          <w:szCs w:val="18"/>
        </w:rPr>
        <w:t>0;i</w:t>
      </w:r>
      <w:proofErr w:type="gramEnd"/>
      <w:r w:rsidRPr="006014DB">
        <w:rPr>
          <w:rFonts w:ascii="Consolas" w:hAnsi="Consolas"/>
          <w:sz w:val="18"/>
          <w:szCs w:val="18"/>
        </w:rPr>
        <w:t>&lt;8;i++) {</w:t>
      </w:r>
      <w:r w:rsidR="006014DB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   if(d&amp;(b&lt;&lt;i)) {</w:t>
      </w:r>
      <w:r w:rsidR="006014DB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      count++;</w:t>
      </w:r>
      <w:r w:rsidR="006014DB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   }</w:t>
      </w:r>
      <w:r w:rsidR="006014DB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}</w:t>
      </w:r>
      <w:r w:rsidR="006014DB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 xml:space="preserve">   return(count%2);</w:t>
      </w:r>
      <w:r w:rsidR="006014DB" w:rsidRPr="006014DB">
        <w:rPr>
          <w:rFonts w:ascii="Consolas" w:hAnsi="Consolas"/>
          <w:sz w:val="18"/>
          <w:szCs w:val="18"/>
        </w:rPr>
        <w:br/>
      </w:r>
      <w:r w:rsidRPr="006014DB">
        <w:rPr>
          <w:rFonts w:ascii="Consolas" w:hAnsi="Consolas"/>
          <w:sz w:val="18"/>
          <w:szCs w:val="18"/>
        </w:rPr>
        <w:t>}</w:t>
      </w:r>
    </w:p>
    <w:p w14:paraId="4E5A19DC" w14:textId="6AF636CF" w:rsidR="006A63D3" w:rsidRDefault="004364B8" w:rsidP="004364B8">
      <w:pPr>
        <w:pStyle w:val="Heading1"/>
      </w:pPr>
      <w:bookmarkStart w:id="590" w:name="_Toc144120400"/>
      <w:r>
        <w:lastRenderedPageBreak/>
        <w:t>Revision History</w:t>
      </w:r>
      <w:bookmarkEnd w:id="5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428"/>
        <w:gridCol w:w="1278"/>
        <w:gridCol w:w="4763"/>
      </w:tblGrid>
      <w:tr w:rsidR="004364B8" w14:paraId="20122733" w14:textId="77777777" w:rsidTr="00DA029B">
        <w:tc>
          <w:tcPr>
            <w:tcW w:w="985" w:type="dxa"/>
          </w:tcPr>
          <w:p w14:paraId="2005076F" w14:textId="2BA1652B" w:rsidR="004364B8" w:rsidRDefault="004364B8" w:rsidP="004364B8">
            <w:pPr>
              <w:jc w:val="center"/>
            </w:pPr>
            <w:r>
              <w:t>Revision</w:t>
            </w:r>
          </w:p>
        </w:tc>
        <w:tc>
          <w:tcPr>
            <w:tcW w:w="2428" w:type="dxa"/>
          </w:tcPr>
          <w:p w14:paraId="7BFAE0A6" w14:textId="7DB09374" w:rsidR="004364B8" w:rsidRDefault="004364B8" w:rsidP="004364B8">
            <w:pPr>
              <w:jc w:val="center"/>
            </w:pPr>
            <w:r>
              <w:t>Author</w:t>
            </w:r>
          </w:p>
        </w:tc>
        <w:tc>
          <w:tcPr>
            <w:tcW w:w="1278" w:type="dxa"/>
          </w:tcPr>
          <w:p w14:paraId="62892A67" w14:textId="3A5B98C5" w:rsidR="004364B8" w:rsidRDefault="004364B8" w:rsidP="004364B8">
            <w:pPr>
              <w:jc w:val="center"/>
            </w:pPr>
            <w:r>
              <w:t>Date</w:t>
            </w:r>
          </w:p>
        </w:tc>
        <w:tc>
          <w:tcPr>
            <w:tcW w:w="4763" w:type="dxa"/>
          </w:tcPr>
          <w:p w14:paraId="432C930D" w14:textId="0FC31C57" w:rsidR="004364B8" w:rsidRDefault="004364B8" w:rsidP="004364B8">
            <w:pPr>
              <w:jc w:val="center"/>
            </w:pPr>
            <w:r>
              <w:t>Notes</w:t>
            </w:r>
          </w:p>
        </w:tc>
      </w:tr>
      <w:tr w:rsidR="004364B8" w14:paraId="5E0A51C1" w14:textId="77777777" w:rsidTr="00DA029B">
        <w:tc>
          <w:tcPr>
            <w:tcW w:w="985" w:type="dxa"/>
            <w:vAlign w:val="center"/>
          </w:tcPr>
          <w:p w14:paraId="7376A252" w14:textId="0EF9C854" w:rsidR="004364B8" w:rsidRDefault="004364B8" w:rsidP="005E4E61">
            <w:pPr>
              <w:jc w:val="center"/>
            </w:pPr>
            <w:r>
              <w:t>0.1</w:t>
            </w:r>
          </w:p>
        </w:tc>
        <w:tc>
          <w:tcPr>
            <w:tcW w:w="2428" w:type="dxa"/>
            <w:vAlign w:val="center"/>
          </w:tcPr>
          <w:p w14:paraId="293E18FB" w14:textId="39F99E5A" w:rsidR="004364B8" w:rsidRDefault="004364B8" w:rsidP="005E4E61">
            <w:pPr>
              <w:jc w:val="center"/>
            </w:pPr>
            <w:r>
              <w:t>Robert Macomber</w:t>
            </w:r>
          </w:p>
        </w:tc>
        <w:tc>
          <w:tcPr>
            <w:tcW w:w="1278" w:type="dxa"/>
            <w:vAlign w:val="center"/>
          </w:tcPr>
          <w:p w14:paraId="4E510BF5" w14:textId="30912DE6" w:rsidR="004364B8" w:rsidRDefault="00654F20" w:rsidP="005E4E61">
            <w:pPr>
              <w:jc w:val="center"/>
            </w:pPr>
            <w:r>
              <w:t>6/8/2023</w:t>
            </w:r>
          </w:p>
        </w:tc>
        <w:tc>
          <w:tcPr>
            <w:tcW w:w="4763" w:type="dxa"/>
            <w:vAlign w:val="center"/>
          </w:tcPr>
          <w:p w14:paraId="16448761" w14:textId="7781BD32" w:rsidR="004364B8" w:rsidRDefault="00AE0C02" w:rsidP="005E4E61">
            <w:r>
              <w:t>Initial version.</w:t>
            </w:r>
          </w:p>
        </w:tc>
      </w:tr>
      <w:tr w:rsidR="00C930A9" w14:paraId="5A145511" w14:textId="77777777" w:rsidTr="00DA029B">
        <w:tc>
          <w:tcPr>
            <w:tcW w:w="985" w:type="dxa"/>
            <w:vAlign w:val="center"/>
          </w:tcPr>
          <w:p w14:paraId="65A58027" w14:textId="2252A189" w:rsidR="00C930A9" w:rsidRDefault="00AD2B43" w:rsidP="005E4E61">
            <w:pPr>
              <w:jc w:val="center"/>
            </w:pPr>
            <w:ins w:id="591" w:author="Robert Macomber" w:date="2023-08-28T15:43:00Z">
              <w:r>
                <w:t>0.2</w:t>
              </w:r>
            </w:ins>
          </w:p>
        </w:tc>
        <w:tc>
          <w:tcPr>
            <w:tcW w:w="2428" w:type="dxa"/>
            <w:vAlign w:val="center"/>
          </w:tcPr>
          <w:p w14:paraId="19323DA0" w14:textId="0C45E3C9" w:rsidR="00C930A9" w:rsidRDefault="00AD2B43" w:rsidP="005E4E61">
            <w:pPr>
              <w:jc w:val="center"/>
            </w:pPr>
            <w:ins w:id="592" w:author="Robert Macomber" w:date="2023-08-28T15:43:00Z">
              <w:r>
                <w:t>Robert Macomber</w:t>
              </w:r>
            </w:ins>
          </w:p>
        </w:tc>
        <w:tc>
          <w:tcPr>
            <w:tcW w:w="1278" w:type="dxa"/>
            <w:vAlign w:val="center"/>
          </w:tcPr>
          <w:p w14:paraId="3772D45B" w14:textId="4B685EEF" w:rsidR="00C930A9" w:rsidRDefault="00AD2B43" w:rsidP="005E4E61">
            <w:pPr>
              <w:jc w:val="center"/>
            </w:pPr>
            <w:ins w:id="593" w:author="Robert Macomber" w:date="2023-08-28T15:43:00Z">
              <w:r>
                <w:t>8/28/2023</w:t>
              </w:r>
            </w:ins>
          </w:p>
        </w:tc>
        <w:tc>
          <w:tcPr>
            <w:tcW w:w="4763" w:type="dxa"/>
            <w:vAlign w:val="center"/>
          </w:tcPr>
          <w:p w14:paraId="4B49677F" w14:textId="674098DA" w:rsidR="00C930A9" w:rsidRDefault="00AD2B43" w:rsidP="005E4E61">
            <w:ins w:id="594" w:author="Robert Macomber" w:date="2023-08-28T15:43:00Z">
              <w:r>
                <w:t>Clari</w:t>
              </w:r>
            </w:ins>
            <w:ins w:id="595" w:author="Robert Macomber" w:date="2023-08-28T15:44:00Z">
              <w:r>
                <w:t>fications and corrections.</w:t>
              </w:r>
            </w:ins>
          </w:p>
        </w:tc>
      </w:tr>
    </w:tbl>
    <w:p w14:paraId="50CC06B6" w14:textId="58F1F62F" w:rsidR="00A25D1C" w:rsidRDefault="00A25D1C" w:rsidP="00B2603B"/>
    <w:sectPr w:rsidR="00A25D1C" w:rsidSect="00DA2FB9">
      <w:headerReference w:type="default" r:id="rId25"/>
      <w:footerReference w:type="default" r:id="rId26"/>
      <w:footerReference w:type="first" r:id="rId27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C2FCC" w14:textId="77777777" w:rsidR="00976F79" w:rsidRDefault="00976F79" w:rsidP="00DA2FB9">
      <w:pPr>
        <w:spacing w:after="0" w:line="240" w:lineRule="auto"/>
      </w:pPr>
      <w:r>
        <w:separator/>
      </w:r>
    </w:p>
  </w:endnote>
  <w:endnote w:type="continuationSeparator" w:id="0">
    <w:p w14:paraId="2C69129E" w14:textId="77777777" w:rsidR="00976F79" w:rsidRDefault="00976F79" w:rsidP="00DA2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B6093" w14:textId="3530425D" w:rsidR="00976F79" w:rsidRDefault="00976F79">
    <w:pPr>
      <w:pStyle w:val="Footer"/>
    </w:pPr>
    <w:proofErr w:type="spellStart"/>
    <w:r>
      <w:t>pSemi</w:t>
    </w:r>
    <w:proofErr w:type="spellEnd"/>
    <w:r>
      <w:t xml:space="preserve"> Confidential</w:t>
    </w:r>
    <w:r>
      <w:ptab w:relativeTo="margin" w:alignment="center" w:leader="none"/>
    </w:r>
    <w:r>
      <w:ptab w:relativeTo="margin" w:alignment="right" w:leader="none"/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26A12" w14:textId="0723FBA7" w:rsidR="00976F79" w:rsidRDefault="00976F79">
    <w:pPr>
      <w:pStyle w:val="Footer"/>
    </w:pPr>
    <w:r>
      <w:t>Version 0.</w:t>
    </w:r>
    <w:r w:rsidR="0096587D">
      <w:t>1</w:t>
    </w:r>
    <w:r>
      <w:ptab w:relativeTo="margin" w:alignment="center" w:leader="none"/>
    </w:r>
    <w:proofErr w:type="spellStart"/>
    <w:r>
      <w:t>pSemi</w:t>
    </w:r>
    <w:proofErr w:type="spellEnd"/>
    <w:r>
      <w:t xml:space="preserve"> Confidential</w:t>
    </w:r>
    <w:r>
      <w:ptab w:relativeTo="margin" w:alignment="right" w:leader="none"/>
    </w:r>
    <w:r>
      <w:t>0</w:t>
    </w:r>
    <w:r w:rsidR="0096587D">
      <w:t>6</w:t>
    </w:r>
    <w:r w:rsidR="00955096">
      <w:t>/</w:t>
    </w:r>
    <w:r w:rsidR="00E16BB8">
      <w:t>08</w:t>
    </w:r>
    <w:r w:rsidR="00955096">
      <w:t>/2023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D10A9" w14:textId="77777777" w:rsidR="00976F79" w:rsidRDefault="00976F79" w:rsidP="00DA2FB9">
      <w:pPr>
        <w:spacing w:after="0" w:line="240" w:lineRule="auto"/>
      </w:pPr>
      <w:r>
        <w:separator/>
      </w:r>
    </w:p>
  </w:footnote>
  <w:footnote w:type="continuationSeparator" w:id="0">
    <w:p w14:paraId="4D40772D" w14:textId="77777777" w:rsidR="00976F79" w:rsidRDefault="00976F79" w:rsidP="00DA2FB9">
      <w:pPr>
        <w:spacing w:after="0" w:line="240" w:lineRule="auto"/>
      </w:pPr>
      <w:r>
        <w:continuationSeparator/>
      </w:r>
    </w:p>
  </w:footnote>
  <w:footnote w:id="1">
    <w:p w14:paraId="42FEE116" w14:textId="768E5F91" w:rsidR="003879BF" w:rsidRDefault="003879BF">
      <w:pPr>
        <w:pStyle w:val="FootnoteText"/>
      </w:pPr>
      <w:r>
        <w:rPr>
          <w:rStyle w:val="FootnoteReference"/>
        </w:rPr>
        <w:footnoteRef/>
      </w:r>
      <w:r>
        <w:t xml:space="preserve"> Normally, an unprogrammed EPROM bit will default to 1.  The </w:t>
      </w:r>
      <w:proofErr w:type="spellStart"/>
      <w:r>
        <w:t>eMemory</w:t>
      </w:r>
      <w:proofErr w:type="spellEnd"/>
      <w:r>
        <w:t xml:space="preserve"> OTP cell inside Vader inverts the data when it is read.  Some </w:t>
      </w:r>
      <w:proofErr w:type="spellStart"/>
      <w:r>
        <w:t>pSemi</w:t>
      </w:r>
      <w:proofErr w:type="spellEnd"/>
      <w:r>
        <w:t xml:space="preserve"> devices perform a second inversion on </w:t>
      </w:r>
      <w:r w:rsidR="0045074B">
        <w:t xml:space="preserve">the inverted </w:t>
      </w:r>
      <w:r>
        <w:t>read</w:t>
      </w:r>
      <w:r w:rsidR="0045074B">
        <w:t xml:space="preserve"> </w:t>
      </w:r>
      <w:proofErr w:type="gramStart"/>
      <w:r>
        <w:t>data;</w:t>
      </w:r>
      <w:proofErr w:type="gramEnd"/>
      <w:r>
        <w:t xml:space="preserve"> which Vader does </w:t>
      </w:r>
      <w:r w:rsidRPr="00784F62">
        <w:rPr>
          <w:u w:val="single"/>
        </w:rPr>
        <w:t>not</w:t>
      </w:r>
      <w:r>
        <w:t xml:space="preserve"> do.  </w:t>
      </w:r>
      <w:r w:rsidR="00784F62">
        <w:t>Thus</w:t>
      </w:r>
      <w:r>
        <w:t xml:space="preserve">, unprogrammed bits are 0 in Vader.  </w:t>
      </w:r>
    </w:p>
  </w:footnote>
  <w:footnote w:id="2">
    <w:p w14:paraId="7CFF4EE0" w14:textId="3361F452" w:rsidR="00EB65CB" w:rsidRDefault="00EB65CB">
      <w:pPr>
        <w:pStyle w:val="FootnoteText"/>
      </w:pPr>
      <w:ins w:id="456" w:author="Robert Macomber" w:date="2023-08-28T12:48:00Z">
        <w:r>
          <w:rPr>
            <w:rStyle w:val="FootnoteReference"/>
          </w:rPr>
          <w:footnoteRef/>
        </w:r>
        <w:r>
          <w:t xml:space="preserve"> </w:t>
        </w:r>
        <w:proofErr w:type="spellStart"/>
        <w:r>
          <w:t>eMemory</w:t>
        </w:r>
        <w:proofErr w:type="spellEnd"/>
        <w:r>
          <w:t xml:space="preserve"> specifies UV erase conditions at 254nm wave</w:t>
        </w:r>
      </w:ins>
      <w:ins w:id="457" w:author="Robert Macomber" w:date="2023-08-28T12:49:00Z">
        <w:r>
          <w:t>length at 18mW/cm</w:t>
        </w:r>
        <w:r w:rsidRPr="00EB65CB">
          <w:rPr>
            <w:vertAlign w:val="superscript"/>
          </w:rPr>
          <w:t>2</w:t>
        </w:r>
        <w:r>
          <w:t xml:space="preserve">.  </w:t>
        </w:r>
      </w:ins>
      <w:ins w:id="458" w:author="Robert Macomber" w:date="2023-08-28T12:50:00Z">
        <w:r>
          <w:t xml:space="preserve">Erase time can vary from 30 minutes to 120 minutes, depending upon </w:t>
        </w:r>
      </w:ins>
      <w:ins w:id="459" w:author="Robert Macomber" w:date="2023-08-28T12:51:00Z">
        <w:r>
          <w:t xml:space="preserve">UV erase </w:t>
        </w:r>
      </w:ins>
      <w:ins w:id="460" w:author="Robert Macomber" w:date="2023-08-28T12:50:00Z">
        <w:r>
          <w:t>tools.</w:t>
        </w:r>
      </w:ins>
    </w:p>
  </w:footnote>
  <w:footnote w:id="3">
    <w:p w14:paraId="1DD11089" w14:textId="088B9E17" w:rsidR="00995466" w:rsidRDefault="00995466">
      <w:pPr>
        <w:pStyle w:val="FootnoteText"/>
      </w:pPr>
      <w:r>
        <w:rPr>
          <w:rStyle w:val="FootnoteReference"/>
        </w:rPr>
        <w:footnoteRef/>
      </w:r>
      <w:r>
        <w:t xml:space="preserve"> Snapshot taken from vader_register_map.xlsm.</w:t>
      </w:r>
    </w:p>
  </w:footnote>
  <w:footnote w:id="4">
    <w:p w14:paraId="0DE49264" w14:textId="2A7CF54F" w:rsidR="00995466" w:rsidRDefault="00995466">
      <w:pPr>
        <w:pStyle w:val="FootnoteText"/>
      </w:pPr>
      <w:r>
        <w:rPr>
          <w:rStyle w:val="FootnoteReference"/>
        </w:rPr>
        <w:footnoteRef/>
      </w:r>
      <w:r>
        <w:t xml:space="preserve"> Snapshot taken from vader_register_map.xlsm.</w:t>
      </w:r>
    </w:p>
  </w:footnote>
  <w:footnote w:id="5">
    <w:p w14:paraId="01FDD1ED" w14:textId="260D6A76" w:rsidR="00995466" w:rsidRDefault="00995466">
      <w:pPr>
        <w:pStyle w:val="FootnoteText"/>
      </w:pPr>
      <w:r>
        <w:rPr>
          <w:rStyle w:val="FootnoteReference"/>
        </w:rPr>
        <w:footnoteRef/>
      </w:r>
      <w:r>
        <w:t xml:space="preserve"> Snapshot taken from vader_register_map.xlsm.</w:t>
      </w:r>
    </w:p>
  </w:footnote>
  <w:footnote w:id="6">
    <w:p w14:paraId="55C99A12" w14:textId="5BFFF8F9" w:rsidR="00995466" w:rsidRDefault="00995466">
      <w:pPr>
        <w:pStyle w:val="FootnoteText"/>
      </w:pPr>
      <w:r>
        <w:rPr>
          <w:rStyle w:val="FootnoteReference"/>
        </w:rPr>
        <w:footnoteRef/>
      </w:r>
      <w:r>
        <w:t xml:space="preserve"> Snapshot taken from vader_register_map.xlsm.</w:t>
      </w:r>
    </w:p>
  </w:footnote>
  <w:footnote w:id="7">
    <w:p w14:paraId="46065495" w14:textId="77777777" w:rsidR="00086C52" w:rsidRDefault="00086C52" w:rsidP="00086C52">
      <w:pPr>
        <w:pStyle w:val="FootnoteText"/>
      </w:pPr>
      <w:r>
        <w:rPr>
          <w:rStyle w:val="FootnoteReference"/>
        </w:rPr>
        <w:footnoteRef/>
      </w:r>
      <w:r>
        <w:t xml:space="preserve"> The OTP_CTRL0.PTM field affects the </w:t>
      </w:r>
      <w:proofErr w:type="gramStart"/>
      <w:r>
        <w:t>PTM[</w:t>
      </w:r>
      <w:proofErr w:type="gramEnd"/>
      <w:r>
        <w:t xml:space="preserve">2:0] input signal on the OTP cell.  Detailed information is available in the OTP cell documentation.  See page </w:t>
      </w:r>
      <w:r>
        <w:fldChar w:fldCharType="begin"/>
      </w:r>
      <w:r>
        <w:instrText xml:space="preserve"> PAGEREF _Ref137028043 \h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for documentation references.</w:t>
      </w:r>
    </w:p>
  </w:footnote>
  <w:footnote w:id="8">
    <w:p w14:paraId="2C741139" w14:textId="65796448" w:rsidR="00995466" w:rsidRDefault="00995466">
      <w:pPr>
        <w:pStyle w:val="FootnoteText"/>
      </w:pPr>
      <w:r>
        <w:rPr>
          <w:rStyle w:val="FootnoteReference"/>
        </w:rPr>
        <w:footnoteRef/>
      </w:r>
      <w:r>
        <w:t xml:space="preserve"> Snapshot taken from vader_register_map.xlsm.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94647" w14:textId="77777777" w:rsidR="00976F79" w:rsidRDefault="00976F79" w:rsidP="008D109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667976B" wp14:editId="737002AA">
          <wp:simplePos x="0" y="0"/>
          <wp:positionH relativeFrom="column">
            <wp:posOffset>-405130</wp:posOffset>
          </wp:positionH>
          <wp:positionV relativeFrom="page">
            <wp:posOffset>313690</wp:posOffset>
          </wp:positionV>
          <wp:extent cx="1023620" cy="356235"/>
          <wp:effectExtent l="0" t="0" r="5080" b="5715"/>
          <wp:wrapThrough wrapText="bothSides">
            <wp:wrapPolygon edited="0">
              <wp:start x="5226" y="0"/>
              <wp:lineTo x="0" y="2310"/>
              <wp:lineTo x="0" y="20791"/>
              <wp:lineTo x="2814" y="20791"/>
              <wp:lineTo x="21305" y="20791"/>
              <wp:lineTo x="21305" y="0"/>
              <wp:lineTo x="5226" y="0"/>
            </wp:wrapPolygon>
          </wp:wrapThrough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Semi_Logo_RGB_Regula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3620" cy="3562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12BA4DD" w14:textId="2DA24DB3" w:rsidR="00976F79" w:rsidRDefault="00734DAA" w:rsidP="00AC2AF4">
    <w:pPr>
      <w:pStyle w:val="Header"/>
      <w:jc w:val="center"/>
    </w:pPr>
    <w:r>
      <w:t>Vader</w:t>
    </w:r>
    <w:r w:rsidR="00976F79">
      <w:t xml:space="preserve"> Digital </w:t>
    </w:r>
    <w:r w:rsidR="0096587D">
      <w:t>DFT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753B6"/>
    <w:multiLevelType w:val="hybridMultilevel"/>
    <w:tmpl w:val="3416A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844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25543DD"/>
    <w:multiLevelType w:val="hybridMultilevel"/>
    <w:tmpl w:val="3EB2A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6338ED"/>
    <w:multiLevelType w:val="hybridMultilevel"/>
    <w:tmpl w:val="0896B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7D057B"/>
    <w:multiLevelType w:val="hybridMultilevel"/>
    <w:tmpl w:val="2D601CC6"/>
    <w:lvl w:ilvl="0" w:tplc="3CBC6B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8C3C07"/>
    <w:multiLevelType w:val="hybridMultilevel"/>
    <w:tmpl w:val="253A9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C6E31"/>
    <w:multiLevelType w:val="hybridMultilevel"/>
    <w:tmpl w:val="08806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F51441"/>
    <w:multiLevelType w:val="hybridMultilevel"/>
    <w:tmpl w:val="390CD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362F0"/>
    <w:multiLevelType w:val="hybridMultilevel"/>
    <w:tmpl w:val="AEAEC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95CDC"/>
    <w:multiLevelType w:val="multilevel"/>
    <w:tmpl w:val="FB38485E"/>
    <w:styleLink w:val="HeadingsList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CAB2466"/>
    <w:multiLevelType w:val="hybridMultilevel"/>
    <w:tmpl w:val="42A40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C24AE"/>
    <w:multiLevelType w:val="hybridMultilevel"/>
    <w:tmpl w:val="3626D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5E3E2F"/>
    <w:multiLevelType w:val="hybridMultilevel"/>
    <w:tmpl w:val="F5F8B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862CEA"/>
    <w:multiLevelType w:val="hybridMultilevel"/>
    <w:tmpl w:val="1CB6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0363CE"/>
    <w:multiLevelType w:val="hybridMultilevel"/>
    <w:tmpl w:val="E53A7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3F5C15"/>
    <w:multiLevelType w:val="hybridMultilevel"/>
    <w:tmpl w:val="3D32F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D708B"/>
    <w:multiLevelType w:val="hybridMultilevel"/>
    <w:tmpl w:val="2B68B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0A7BFB"/>
    <w:multiLevelType w:val="hybridMultilevel"/>
    <w:tmpl w:val="36642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21680A"/>
    <w:multiLevelType w:val="hybridMultilevel"/>
    <w:tmpl w:val="F4D63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2E65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5373021"/>
    <w:multiLevelType w:val="hybridMultilevel"/>
    <w:tmpl w:val="C80C0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D27476"/>
    <w:multiLevelType w:val="hybridMultilevel"/>
    <w:tmpl w:val="575CB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FF741D"/>
    <w:multiLevelType w:val="hybridMultilevel"/>
    <w:tmpl w:val="82684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966916"/>
    <w:multiLevelType w:val="hybridMultilevel"/>
    <w:tmpl w:val="0660D42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A8C1B31"/>
    <w:multiLevelType w:val="hybridMultilevel"/>
    <w:tmpl w:val="5FAE3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7275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51682286">
    <w:abstractNumId w:val="25"/>
  </w:num>
  <w:num w:numId="2" w16cid:durableId="209459392">
    <w:abstractNumId w:val="19"/>
  </w:num>
  <w:num w:numId="3" w16cid:durableId="367531618">
    <w:abstractNumId w:val="1"/>
  </w:num>
  <w:num w:numId="4" w16cid:durableId="476803196">
    <w:abstractNumId w:val="9"/>
  </w:num>
  <w:num w:numId="5" w16cid:durableId="2103332075">
    <w:abstractNumId w:val="21"/>
  </w:num>
  <w:num w:numId="6" w16cid:durableId="513157845">
    <w:abstractNumId w:val="20"/>
  </w:num>
  <w:num w:numId="7" w16cid:durableId="5325786">
    <w:abstractNumId w:val="0"/>
  </w:num>
  <w:num w:numId="8" w16cid:durableId="951983907">
    <w:abstractNumId w:val="16"/>
  </w:num>
  <w:num w:numId="9" w16cid:durableId="853614962">
    <w:abstractNumId w:val="7"/>
  </w:num>
  <w:num w:numId="10" w16cid:durableId="377169190">
    <w:abstractNumId w:val="23"/>
  </w:num>
  <w:num w:numId="11" w16cid:durableId="168061883">
    <w:abstractNumId w:val="18"/>
  </w:num>
  <w:num w:numId="12" w16cid:durableId="79832054">
    <w:abstractNumId w:val="13"/>
  </w:num>
  <w:num w:numId="13" w16cid:durableId="1586113449">
    <w:abstractNumId w:val="15"/>
  </w:num>
  <w:num w:numId="14" w16cid:durableId="1213923492">
    <w:abstractNumId w:val="22"/>
  </w:num>
  <w:num w:numId="15" w16cid:durableId="2073457437">
    <w:abstractNumId w:val="6"/>
  </w:num>
  <w:num w:numId="16" w16cid:durableId="859396502">
    <w:abstractNumId w:val="3"/>
  </w:num>
  <w:num w:numId="17" w16cid:durableId="1228420715">
    <w:abstractNumId w:val="11"/>
  </w:num>
  <w:num w:numId="18" w16cid:durableId="629671636">
    <w:abstractNumId w:val="14"/>
  </w:num>
  <w:num w:numId="19" w16cid:durableId="953942543">
    <w:abstractNumId w:val="24"/>
  </w:num>
  <w:num w:numId="20" w16cid:durableId="715932424">
    <w:abstractNumId w:val="8"/>
  </w:num>
  <w:num w:numId="21" w16cid:durableId="709456146">
    <w:abstractNumId w:val="5"/>
  </w:num>
  <w:num w:numId="22" w16cid:durableId="1539851849">
    <w:abstractNumId w:val="2"/>
  </w:num>
  <w:num w:numId="23" w16cid:durableId="1398893870">
    <w:abstractNumId w:val="10"/>
  </w:num>
  <w:num w:numId="24" w16cid:durableId="671837801">
    <w:abstractNumId w:val="12"/>
  </w:num>
  <w:num w:numId="25" w16cid:durableId="1915700001">
    <w:abstractNumId w:val="4"/>
  </w:num>
  <w:num w:numId="26" w16cid:durableId="1673100433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bert Macomber">
    <w15:presenceInfo w15:providerId="AD" w15:userId="S::rmacomber@psemi.com::3a606db5-27cb-41f0-9061-5867caac36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trackRevisions/>
  <w:doNotTrackMoves/>
  <w:doNotTrackFormatting/>
  <w:defaultTabStop w:val="720"/>
  <w:characterSpacingControl w:val="doNotCompress"/>
  <w:hdrShapeDefaults>
    <o:shapedefaults v:ext="edit" spidmax="655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FLIR_DOCUMENT_ID" w:val="ea816e38-edfc-4f23-a704-3b63c348ac82"/>
  </w:docVars>
  <w:rsids>
    <w:rsidRoot w:val="00297AD0"/>
    <w:rsid w:val="00001372"/>
    <w:rsid w:val="00001C77"/>
    <w:rsid w:val="00002EEE"/>
    <w:rsid w:val="000035F2"/>
    <w:rsid w:val="00005434"/>
    <w:rsid w:val="00007794"/>
    <w:rsid w:val="00011BA9"/>
    <w:rsid w:val="000136E5"/>
    <w:rsid w:val="0001390B"/>
    <w:rsid w:val="00014D56"/>
    <w:rsid w:val="00015CE9"/>
    <w:rsid w:val="00016768"/>
    <w:rsid w:val="000169FF"/>
    <w:rsid w:val="00016C5C"/>
    <w:rsid w:val="00017DAE"/>
    <w:rsid w:val="00021300"/>
    <w:rsid w:val="00024171"/>
    <w:rsid w:val="00025C16"/>
    <w:rsid w:val="00026334"/>
    <w:rsid w:val="00034CCD"/>
    <w:rsid w:val="00036F68"/>
    <w:rsid w:val="00041384"/>
    <w:rsid w:val="0004301E"/>
    <w:rsid w:val="000439CB"/>
    <w:rsid w:val="0004439B"/>
    <w:rsid w:val="0004659F"/>
    <w:rsid w:val="00050A40"/>
    <w:rsid w:val="000531C4"/>
    <w:rsid w:val="00056893"/>
    <w:rsid w:val="00057C70"/>
    <w:rsid w:val="00057CF4"/>
    <w:rsid w:val="000640BB"/>
    <w:rsid w:val="0006781F"/>
    <w:rsid w:val="000715FD"/>
    <w:rsid w:val="00071FCE"/>
    <w:rsid w:val="0007275C"/>
    <w:rsid w:val="00072BFA"/>
    <w:rsid w:val="0007321F"/>
    <w:rsid w:val="00073407"/>
    <w:rsid w:val="00073E2B"/>
    <w:rsid w:val="00074A9A"/>
    <w:rsid w:val="00075240"/>
    <w:rsid w:val="000771AC"/>
    <w:rsid w:val="00080144"/>
    <w:rsid w:val="000807E0"/>
    <w:rsid w:val="00086C52"/>
    <w:rsid w:val="00087039"/>
    <w:rsid w:val="000872F4"/>
    <w:rsid w:val="000903D7"/>
    <w:rsid w:val="0009153A"/>
    <w:rsid w:val="00091683"/>
    <w:rsid w:val="00091F5F"/>
    <w:rsid w:val="0009280A"/>
    <w:rsid w:val="00093E2E"/>
    <w:rsid w:val="000A093E"/>
    <w:rsid w:val="000A11A5"/>
    <w:rsid w:val="000A1556"/>
    <w:rsid w:val="000A5464"/>
    <w:rsid w:val="000A6358"/>
    <w:rsid w:val="000A67B8"/>
    <w:rsid w:val="000A758B"/>
    <w:rsid w:val="000B1224"/>
    <w:rsid w:val="000B4B39"/>
    <w:rsid w:val="000B5BC1"/>
    <w:rsid w:val="000B6996"/>
    <w:rsid w:val="000C19B4"/>
    <w:rsid w:val="000C2682"/>
    <w:rsid w:val="000C4337"/>
    <w:rsid w:val="000C492F"/>
    <w:rsid w:val="000C6061"/>
    <w:rsid w:val="000D2B1B"/>
    <w:rsid w:val="000D36CD"/>
    <w:rsid w:val="000D37B3"/>
    <w:rsid w:val="000D41BF"/>
    <w:rsid w:val="000D6B38"/>
    <w:rsid w:val="000E0D6E"/>
    <w:rsid w:val="000E0E8C"/>
    <w:rsid w:val="000E6675"/>
    <w:rsid w:val="000E679B"/>
    <w:rsid w:val="000F0F4F"/>
    <w:rsid w:val="000F1153"/>
    <w:rsid w:val="000F2575"/>
    <w:rsid w:val="000F2879"/>
    <w:rsid w:val="000F3B2B"/>
    <w:rsid w:val="000F5E82"/>
    <w:rsid w:val="000F5F01"/>
    <w:rsid w:val="000F7A22"/>
    <w:rsid w:val="000F7A62"/>
    <w:rsid w:val="00100B14"/>
    <w:rsid w:val="00100B7D"/>
    <w:rsid w:val="00104560"/>
    <w:rsid w:val="00104C39"/>
    <w:rsid w:val="00105678"/>
    <w:rsid w:val="0010704F"/>
    <w:rsid w:val="00107D17"/>
    <w:rsid w:val="00107D7E"/>
    <w:rsid w:val="001123A4"/>
    <w:rsid w:val="00112A48"/>
    <w:rsid w:val="0011409A"/>
    <w:rsid w:val="0011503F"/>
    <w:rsid w:val="00116258"/>
    <w:rsid w:val="0012047C"/>
    <w:rsid w:val="001345EB"/>
    <w:rsid w:val="0013792B"/>
    <w:rsid w:val="00140199"/>
    <w:rsid w:val="00141003"/>
    <w:rsid w:val="001452F0"/>
    <w:rsid w:val="00146570"/>
    <w:rsid w:val="0015047E"/>
    <w:rsid w:val="0015124F"/>
    <w:rsid w:val="00152F45"/>
    <w:rsid w:val="00153502"/>
    <w:rsid w:val="001556CC"/>
    <w:rsid w:val="001573D9"/>
    <w:rsid w:val="001579A0"/>
    <w:rsid w:val="00157ED8"/>
    <w:rsid w:val="00160F8A"/>
    <w:rsid w:val="001625B0"/>
    <w:rsid w:val="001626A7"/>
    <w:rsid w:val="001626EE"/>
    <w:rsid w:val="00165C4E"/>
    <w:rsid w:val="00165D4C"/>
    <w:rsid w:val="00167D0C"/>
    <w:rsid w:val="00170830"/>
    <w:rsid w:val="001723AB"/>
    <w:rsid w:val="00174013"/>
    <w:rsid w:val="0017424B"/>
    <w:rsid w:val="00176E27"/>
    <w:rsid w:val="001829A3"/>
    <w:rsid w:val="00183BB2"/>
    <w:rsid w:val="001906F0"/>
    <w:rsid w:val="00191A3D"/>
    <w:rsid w:val="00192B72"/>
    <w:rsid w:val="0019311C"/>
    <w:rsid w:val="0019365E"/>
    <w:rsid w:val="00193F82"/>
    <w:rsid w:val="00196646"/>
    <w:rsid w:val="001A2357"/>
    <w:rsid w:val="001A3251"/>
    <w:rsid w:val="001A3398"/>
    <w:rsid w:val="001A448E"/>
    <w:rsid w:val="001A6185"/>
    <w:rsid w:val="001B671C"/>
    <w:rsid w:val="001C3472"/>
    <w:rsid w:val="001C74D8"/>
    <w:rsid w:val="001D1325"/>
    <w:rsid w:val="001D234B"/>
    <w:rsid w:val="001D35C4"/>
    <w:rsid w:val="001D7475"/>
    <w:rsid w:val="001D7518"/>
    <w:rsid w:val="001E35B0"/>
    <w:rsid w:val="001E3B8B"/>
    <w:rsid w:val="001E4C4E"/>
    <w:rsid w:val="001E4ED9"/>
    <w:rsid w:val="001E5063"/>
    <w:rsid w:val="001E5283"/>
    <w:rsid w:val="001E722F"/>
    <w:rsid w:val="001E7607"/>
    <w:rsid w:val="001E77D8"/>
    <w:rsid w:val="001F10CE"/>
    <w:rsid w:val="001F1518"/>
    <w:rsid w:val="001F2B8C"/>
    <w:rsid w:val="001F3D41"/>
    <w:rsid w:val="001F5270"/>
    <w:rsid w:val="001F652B"/>
    <w:rsid w:val="001F77C7"/>
    <w:rsid w:val="00200381"/>
    <w:rsid w:val="00205418"/>
    <w:rsid w:val="0020568E"/>
    <w:rsid w:val="00205C4E"/>
    <w:rsid w:val="0020617A"/>
    <w:rsid w:val="002069AD"/>
    <w:rsid w:val="0020798B"/>
    <w:rsid w:val="00210F56"/>
    <w:rsid w:val="0021196E"/>
    <w:rsid w:val="0021489F"/>
    <w:rsid w:val="0021567D"/>
    <w:rsid w:val="0021677F"/>
    <w:rsid w:val="00217C81"/>
    <w:rsid w:val="00221878"/>
    <w:rsid w:val="00221AB7"/>
    <w:rsid w:val="00221B1D"/>
    <w:rsid w:val="0022380A"/>
    <w:rsid w:val="0022518A"/>
    <w:rsid w:val="0022554A"/>
    <w:rsid w:val="00226CB8"/>
    <w:rsid w:val="0022763E"/>
    <w:rsid w:val="002349A8"/>
    <w:rsid w:val="002355F8"/>
    <w:rsid w:val="002376A7"/>
    <w:rsid w:val="0024009E"/>
    <w:rsid w:val="002408FF"/>
    <w:rsid w:val="00241AA9"/>
    <w:rsid w:val="00241F5C"/>
    <w:rsid w:val="00243DF2"/>
    <w:rsid w:val="002458C9"/>
    <w:rsid w:val="00246953"/>
    <w:rsid w:val="00251EEB"/>
    <w:rsid w:val="002529A5"/>
    <w:rsid w:val="002545AA"/>
    <w:rsid w:val="00255680"/>
    <w:rsid w:val="00260C1D"/>
    <w:rsid w:val="00261C6C"/>
    <w:rsid w:val="00262FBA"/>
    <w:rsid w:val="00263B0E"/>
    <w:rsid w:val="00265CDB"/>
    <w:rsid w:val="00265EE7"/>
    <w:rsid w:val="0026631F"/>
    <w:rsid w:val="00270552"/>
    <w:rsid w:val="00271089"/>
    <w:rsid w:val="00273130"/>
    <w:rsid w:val="002762F9"/>
    <w:rsid w:val="0027704A"/>
    <w:rsid w:val="00281A09"/>
    <w:rsid w:val="00282400"/>
    <w:rsid w:val="00282B9A"/>
    <w:rsid w:val="00282E63"/>
    <w:rsid w:val="00284624"/>
    <w:rsid w:val="00287F0B"/>
    <w:rsid w:val="0029289B"/>
    <w:rsid w:val="00294374"/>
    <w:rsid w:val="00296579"/>
    <w:rsid w:val="00296C21"/>
    <w:rsid w:val="0029762A"/>
    <w:rsid w:val="00297AD0"/>
    <w:rsid w:val="002A21CD"/>
    <w:rsid w:val="002A4B9C"/>
    <w:rsid w:val="002A5A00"/>
    <w:rsid w:val="002A7C8D"/>
    <w:rsid w:val="002B119A"/>
    <w:rsid w:val="002B17E8"/>
    <w:rsid w:val="002B2714"/>
    <w:rsid w:val="002C0CD8"/>
    <w:rsid w:val="002C7504"/>
    <w:rsid w:val="002D0284"/>
    <w:rsid w:val="002D16B1"/>
    <w:rsid w:val="002D2D28"/>
    <w:rsid w:val="002D3A0D"/>
    <w:rsid w:val="002D51E7"/>
    <w:rsid w:val="002D6BF0"/>
    <w:rsid w:val="002E4238"/>
    <w:rsid w:val="002E4BC3"/>
    <w:rsid w:val="002E5228"/>
    <w:rsid w:val="002E7FE7"/>
    <w:rsid w:val="002F23B9"/>
    <w:rsid w:val="002F2DD3"/>
    <w:rsid w:val="002F3009"/>
    <w:rsid w:val="002F3498"/>
    <w:rsid w:val="002F3AAF"/>
    <w:rsid w:val="002F3ED2"/>
    <w:rsid w:val="002F4DD6"/>
    <w:rsid w:val="002F5EDE"/>
    <w:rsid w:val="002F71A6"/>
    <w:rsid w:val="002F7988"/>
    <w:rsid w:val="00300449"/>
    <w:rsid w:val="00300E73"/>
    <w:rsid w:val="003037DF"/>
    <w:rsid w:val="00303D44"/>
    <w:rsid w:val="0030464F"/>
    <w:rsid w:val="00306312"/>
    <w:rsid w:val="00307C1F"/>
    <w:rsid w:val="00310BD8"/>
    <w:rsid w:val="00310DBE"/>
    <w:rsid w:val="0031132D"/>
    <w:rsid w:val="00317D27"/>
    <w:rsid w:val="00320851"/>
    <w:rsid w:val="003245F1"/>
    <w:rsid w:val="003306AF"/>
    <w:rsid w:val="003318C0"/>
    <w:rsid w:val="00333004"/>
    <w:rsid w:val="003350D7"/>
    <w:rsid w:val="00335B4C"/>
    <w:rsid w:val="00336651"/>
    <w:rsid w:val="003371DE"/>
    <w:rsid w:val="00340419"/>
    <w:rsid w:val="00341F33"/>
    <w:rsid w:val="00342386"/>
    <w:rsid w:val="00344688"/>
    <w:rsid w:val="0034523C"/>
    <w:rsid w:val="00345345"/>
    <w:rsid w:val="00351C05"/>
    <w:rsid w:val="003559D3"/>
    <w:rsid w:val="00355A07"/>
    <w:rsid w:val="00357130"/>
    <w:rsid w:val="00361B27"/>
    <w:rsid w:val="00363050"/>
    <w:rsid w:val="0036630C"/>
    <w:rsid w:val="00366EE0"/>
    <w:rsid w:val="00370DA5"/>
    <w:rsid w:val="00370F3C"/>
    <w:rsid w:val="00373627"/>
    <w:rsid w:val="00375E48"/>
    <w:rsid w:val="00377280"/>
    <w:rsid w:val="00380C41"/>
    <w:rsid w:val="00380EC4"/>
    <w:rsid w:val="00381A92"/>
    <w:rsid w:val="003835B2"/>
    <w:rsid w:val="00383D0E"/>
    <w:rsid w:val="003879BF"/>
    <w:rsid w:val="00387EBE"/>
    <w:rsid w:val="0039006E"/>
    <w:rsid w:val="00391864"/>
    <w:rsid w:val="003942B1"/>
    <w:rsid w:val="00395005"/>
    <w:rsid w:val="00395874"/>
    <w:rsid w:val="00396751"/>
    <w:rsid w:val="003A05AE"/>
    <w:rsid w:val="003A0A5D"/>
    <w:rsid w:val="003A1634"/>
    <w:rsid w:val="003A24BB"/>
    <w:rsid w:val="003A25F3"/>
    <w:rsid w:val="003A292A"/>
    <w:rsid w:val="003A34E1"/>
    <w:rsid w:val="003A3ED8"/>
    <w:rsid w:val="003A640F"/>
    <w:rsid w:val="003B0665"/>
    <w:rsid w:val="003B0A03"/>
    <w:rsid w:val="003B5CA6"/>
    <w:rsid w:val="003B6C69"/>
    <w:rsid w:val="003B6F76"/>
    <w:rsid w:val="003B768A"/>
    <w:rsid w:val="003B7742"/>
    <w:rsid w:val="003C0499"/>
    <w:rsid w:val="003C7F83"/>
    <w:rsid w:val="003D07DD"/>
    <w:rsid w:val="003D0E92"/>
    <w:rsid w:val="003D1D02"/>
    <w:rsid w:val="003D5F1D"/>
    <w:rsid w:val="003D7554"/>
    <w:rsid w:val="003D78BD"/>
    <w:rsid w:val="003E3821"/>
    <w:rsid w:val="003E6940"/>
    <w:rsid w:val="003E7A51"/>
    <w:rsid w:val="003F1941"/>
    <w:rsid w:val="003F33DD"/>
    <w:rsid w:val="003F3B94"/>
    <w:rsid w:val="003F3D23"/>
    <w:rsid w:val="003F4BCC"/>
    <w:rsid w:val="003F6B1A"/>
    <w:rsid w:val="004002D0"/>
    <w:rsid w:val="00402F0E"/>
    <w:rsid w:val="00405329"/>
    <w:rsid w:val="00405564"/>
    <w:rsid w:val="00405DC0"/>
    <w:rsid w:val="0041396D"/>
    <w:rsid w:val="004143EC"/>
    <w:rsid w:val="004149DE"/>
    <w:rsid w:val="00414B99"/>
    <w:rsid w:val="0041730B"/>
    <w:rsid w:val="00420B13"/>
    <w:rsid w:val="00420EC7"/>
    <w:rsid w:val="004238D0"/>
    <w:rsid w:val="00423D84"/>
    <w:rsid w:val="00426A09"/>
    <w:rsid w:val="00432069"/>
    <w:rsid w:val="004328FE"/>
    <w:rsid w:val="00433447"/>
    <w:rsid w:val="00435528"/>
    <w:rsid w:val="00435EDA"/>
    <w:rsid w:val="004364B8"/>
    <w:rsid w:val="0043714B"/>
    <w:rsid w:val="004410A9"/>
    <w:rsid w:val="00444B61"/>
    <w:rsid w:val="004456BE"/>
    <w:rsid w:val="004502A5"/>
    <w:rsid w:val="0045074B"/>
    <w:rsid w:val="00450AC8"/>
    <w:rsid w:val="00451E39"/>
    <w:rsid w:val="004532F2"/>
    <w:rsid w:val="004628BB"/>
    <w:rsid w:val="004630CF"/>
    <w:rsid w:val="004637A2"/>
    <w:rsid w:val="00466485"/>
    <w:rsid w:val="00466E2E"/>
    <w:rsid w:val="00472DF8"/>
    <w:rsid w:val="00473F21"/>
    <w:rsid w:val="004742D2"/>
    <w:rsid w:val="00474A97"/>
    <w:rsid w:val="00474B98"/>
    <w:rsid w:val="00475BDF"/>
    <w:rsid w:val="00476282"/>
    <w:rsid w:val="00476AD3"/>
    <w:rsid w:val="00480269"/>
    <w:rsid w:val="00484CAC"/>
    <w:rsid w:val="0048674B"/>
    <w:rsid w:val="00487498"/>
    <w:rsid w:val="00487DA1"/>
    <w:rsid w:val="0049088F"/>
    <w:rsid w:val="004909DB"/>
    <w:rsid w:val="004920A4"/>
    <w:rsid w:val="00495A7C"/>
    <w:rsid w:val="00497059"/>
    <w:rsid w:val="00497A1D"/>
    <w:rsid w:val="004A118F"/>
    <w:rsid w:val="004A27E5"/>
    <w:rsid w:val="004A295E"/>
    <w:rsid w:val="004A2BED"/>
    <w:rsid w:val="004A668E"/>
    <w:rsid w:val="004A6B05"/>
    <w:rsid w:val="004A7B28"/>
    <w:rsid w:val="004B0F65"/>
    <w:rsid w:val="004B33ED"/>
    <w:rsid w:val="004B4C85"/>
    <w:rsid w:val="004B5044"/>
    <w:rsid w:val="004B7072"/>
    <w:rsid w:val="004C0E2D"/>
    <w:rsid w:val="004C1FB7"/>
    <w:rsid w:val="004C502A"/>
    <w:rsid w:val="004C6BDC"/>
    <w:rsid w:val="004D2795"/>
    <w:rsid w:val="004D35FE"/>
    <w:rsid w:val="004D46C0"/>
    <w:rsid w:val="004D63AF"/>
    <w:rsid w:val="004D79D8"/>
    <w:rsid w:val="004D7A76"/>
    <w:rsid w:val="004E639E"/>
    <w:rsid w:val="004E7525"/>
    <w:rsid w:val="004E7D43"/>
    <w:rsid w:val="004F2371"/>
    <w:rsid w:val="004F289A"/>
    <w:rsid w:val="00504911"/>
    <w:rsid w:val="005057DE"/>
    <w:rsid w:val="00506F5F"/>
    <w:rsid w:val="005072E1"/>
    <w:rsid w:val="005118A4"/>
    <w:rsid w:val="00513787"/>
    <w:rsid w:val="005153B1"/>
    <w:rsid w:val="00517150"/>
    <w:rsid w:val="00522269"/>
    <w:rsid w:val="00522281"/>
    <w:rsid w:val="00522910"/>
    <w:rsid w:val="0052440E"/>
    <w:rsid w:val="00524606"/>
    <w:rsid w:val="00525CF6"/>
    <w:rsid w:val="00526227"/>
    <w:rsid w:val="00527390"/>
    <w:rsid w:val="00537765"/>
    <w:rsid w:val="005464C3"/>
    <w:rsid w:val="00546B1E"/>
    <w:rsid w:val="00546DC9"/>
    <w:rsid w:val="00546F31"/>
    <w:rsid w:val="0054754E"/>
    <w:rsid w:val="00550631"/>
    <w:rsid w:val="00551F32"/>
    <w:rsid w:val="00553CAA"/>
    <w:rsid w:val="005549B3"/>
    <w:rsid w:val="005568B2"/>
    <w:rsid w:val="00556948"/>
    <w:rsid w:val="00556A2C"/>
    <w:rsid w:val="00556AC8"/>
    <w:rsid w:val="005577A3"/>
    <w:rsid w:val="00557AC7"/>
    <w:rsid w:val="00562CD9"/>
    <w:rsid w:val="00564A89"/>
    <w:rsid w:val="00564B6A"/>
    <w:rsid w:val="0057013A"/>
    <w:rsid w:val="00571C01"/>
    <w:rsid w:val="00572134"/>
    <w:rsid w:val="00573158"/>
    <w:rsid w:val="005746BC"/>
    <w:rsid w:val="00574B59"/>
    <w:rsid w:val="00575DBB"/>
    <w:rsid w:val="00576C87"/>
    <w:rsid w:val="00577720"/>
    <w:rsid w:val="00580980"/>
    <w:rsid w:val="00581204"/>
    <w:rsid w:val="0058262D"/>
    <w:rsid w:val="00584DC3"/>
    <w:rsid w:val="0058509F"/>
    <w:rsid w:val="00585368"/>
    <w:rsid w:val="00587349"/>
    <w:rsid w:val="00590DAE"/>
    <w:rsid w:val="005923C5"/>
    <w:rsid w:val="005954C3"/>
    <w:rsid w:val="00596DB9"/>
    <w:rsid w:val="005A2ED4"/>
    <w:rsid w:val="005A4FBF"/>
    <w:rsid w:val="005A65B4"/>
    <w:rsid w:val="005A7B56"/>
    <w:rsid w:val="005B01C3"/>
    <w:rsid w:val="005B2D63"/>
    <w:rsid w:val="005B6EF0"/>
    <w:rsid w:val="005B6FD8"/>
    <w:rsid w:val="005C08FF"/>
    <w:rsid w:val="005C1DFC"/>
    <w:rsid w:val="005C1F3C"/>
    <w:rsid w:val="005C304B"/>
    <w:rsid w:val="005C30F7"/>
    <w:rsid w:val="005C556D"/>
    <w:rsid w:val="005C59BA"/>
    <w:rsid w:val="005C6C13"/>
    <w:rsid w:val="005C7FB9"/>
    <w:rsid w:val="005D1DF7"/>
    <w:rsid w:val="005D322A"/>
    <w:rsid w:val="005D4669"/>
    <w:rsid w:val="005D536B"/>
    <w:rsid w:val="005D6666"/>
    <w:rsid w:val="005E22A5"/>
    <w:rsid w:val="005E302C"/>
    <w:rsid w:val="005E37FD"/>
    <w:rsid w:val="005E3EDB"/>
    <w:rsid w:val="005E4E61"/>
    <w:rsid w:val="005E61DC"/>
    <w:rsid w:val="005E6F0F"/>
    <w:rsid w:val="005E733A"/>
    <w:rsid w:val="005E73F7"/>
    <w:rsid w:val="005F0808"/>
    <w:rsid w:val="005F38F4"/>
    <w:rsid w:val="005F585F"/>
    <w:rsid w:val="006014DB"/>
    <w:rsid w:val="00603975"/>
    <w:rsid w:val="0060399D"/>
    <w:rsid w:val="006047F7"/>
    <w:rsid w:val="00605254"/>
    <w:rsid w:val="00605FCA"/>
    <w:rsid w:val="00607C64"/>
    <w:rsid w:val="00612BD6"/>
    <w:rsid w:val="0062189B"/>
    <w:rsid w:val="006223C2"/>
    <w:rsid w:val="00627399"/>
    <w:rsid w:val="006341D9"/>
    <w:rsid w:val="006350BE"/>
    <w:rsid w:val="00635670"/>
    <w:rsid w:val="006363C9"/>
    <w:rsid w:val="00637440"/>
    <w:rsid w:val="00637CCF"/>
    <w:rsid w:val="00646CEF"/>
    <w:rsid w:val="0064754D"/>
    <w:rsid w:val="00651FDF"/>
    <w:rsid w:val="00654E0D"/>
    <w:rsid w:val="00654F20"/>
    <w:rsid w:val="00654FED"/>
    <w:rsid w:val="0065534D"/>
    <w:rsid w:val="00657B89"/>
    <w:rsid w:val="00661F89"/>
    <w:rsid w:val="006640F0"/>
    <w:rsid w:val="00666E46"/>
    <w:rsid w:val="00671C2B"/>
    <w:rsid w:val="00672426"/>
    <w:rsid w:val="0067269B"/>
    <w:rsid w:val="00672839"/>
    <w:rsid w:val="00672D12"/>
    <w:rsid w:val="006732C4"/>
    <w:rsid w:val="0067457E"/>
    <w:rsid w:val="00676BEC"/>
    <w:rsid w:val="00677526"/>
    <w:rsid w:val="006775FA"/>
    <w:rsid w:val="00684B9D"/>
    <w:rsid w:val="00685DA6"/>
    <w:rsid w:val="0068704E"/>
    <w:rsid w:val="0069393F"/>
    <w:rsid w:val="00693C9A"/>
    <w:rsid w:val="00694B8B"/>
    <w:rsid w:val="006954E6"/>
    <w:rsid w:val="00695602"/>
    <w:rsid w:val="006959BE"/>
    <w:rsid w:val="00695E9A"/>
    <w:rsid w:val="00696425"/>
    <w:rsid w:val="006A3035"/>
    <w:rsid w:val="006A31BB"/>
    <w:rsid w:val="006A470B"/>
    <w:rsid w:val="006A4B38"/>
    <w:rsid w:val="006A4F61"/>
    <w:rsid w:val="006A5903"/>
    <w:rsid w:val="006A60B4"/>
    <w:rsid w:val="006A63D3"/>
    <w:rsid w:val="006B0A8A"/>
    <w:rsid w:val="006B16B7"/>
    <w:rsid w:val="006B16DA"/>
    <w:rsid w:val="006B183A"/>
    <w:rsid w:val="006B36D8"/>
    <w:rsid w:val="006B5227"/>
    <w:rsid w:val="006C11C8"/>
    <w:rsid w:val="006C34E6"/>
    <w:rsid w:val="006C6995"/>
    <w:rsid w:val="006C78E5"/>
    <w:rsid w:val="006D0FD9"/>
    <w:rsid w:val="006D1826"/>
    <w:rsid w:val="006D29AE"/>
    <w:rsid w:val="006E22B4"/>
    <w:rsid w:val="006E261E"/>
    <w:rsid w:val="006E34C7"/>
    <w:rsid w:val="006E41A1"/>
    <w:rsid w:val="006E69FE"/>
    <w:rsid w:val="006E6B9B"/>
    <w:rsid w:val="006F2BE4"/>
    <w:rsid w:val="006F38D9"/>
    <w:rsid w:val="006F7C96"/>
    <w:rsid w:val="00702286"/>
    <w:rsid w:val="00703C85"/>
    <w:rsid w:val="00704918"/>
    <w:rsid w:val="00712672"/>
    <w:rsid w:val="00713F95"/>
    <w:rsid w:val="0071475A"/>
    <w:rsid w:val="00714B41"/>
    <w:rsid w:val="00715491"/>
    <w:rsid w:val="00715D3B"/>
    <w:rsid w:val="007208CC"/>
    <w:rsid w:val="00720973"/>
    <w:rsid w:val="0072364D"/>
    <w:rsid w:val="0072483E"/>
    <w:rsid w:val="00724F57"/>
    <w:rsid w:val="0072614C"/>
    <w:rsid w:val="00731755"/>
    <w:rsid w:val="00734318"/>
    <w:rsid w:val="007346CA"/>
    <w:rsid w:val="00734DAA"/>
    <w:rsid w:val="00735564"/>
    <w:rsid w:val="00736CE4"/>
    <w:rsid w:val="0074115A"/>
    <w:rsid w:val="00741D0B"/>
    <w:rsid w:val="0074300C"/>
    <w:rsid w:val="00744491"/>
    <w:rsid w:val="0074548E"/>
    <w:rsid w:val="00745AC8"/>
    <w:rsid w:val="00746E6E"/>
    <w:rsid w:val="00747E6C"/>
    <w:rsid w:val="00752B31"/>
    <w:rsid w:val="00761B66"/>
    <w:rsid w:val="0076273D"/>
    <w:rsid w:val="00763884"/>
    <w:rsid w:val="007719FE"/>
    <w:rsid w:val="007732D6"/>
    <w:rsid w:val="00775820"/>
    <w:rsid w:val="007764E5"/>
    <w:rsid w:val="00780DF3"/>
    <w:rsid w:val="00783D28"/>
    <w:rsid w:val="00783F8C"/>
    <w:rsid w:val="0078405E"/>
    <w:rsid w:val="007846B9"/>
    <w:rsid w:val="00784F62"/>
    <w:rsid w:val="00791ADE"/>
    <w:rsid w:val="00792BB2"/>
    <w:rsid w:val="007939D6"/>
    <w:rsid w:val="00795529"/>
    <w:rsid w:val="007A76FA"/>
    <w:rsid w:val="007A7D45"/>
    <w:rsid w:val="007B1F4B"/>
    <w:rsid w:val="007B210E"/>
    <w:rsid w:val="007B35D0"/>
    <w:rsid w:val="007B6FFF"/>
    <w:rsid w:val="007B717C"/>
    <w:rsid w:val="007C05FA"/>
    <w:rsid w:val="007C257B"/>
    <w:rsid w:val="007C3844"/>
    <w:rsid w:val="007C3C3F"/>
    <w:rsid w:val="007C595B"/>
    <w:rsid w:val="007C5B29"/>
    <w:rsid w:val="007C5C46"/>
    <w:rsid w:val="007C7385"/>
    <w:rsid w:val="007D1211"/>
    <w:rsid w:val="007D2841"/>
    <w:rsid w:val="007D34AC"/>
    <w:rsid w:val="007D4D06"/>
    <w:rsid w:val="007E12EF"/>
    <w:rsid w:val="007E17C1"/>
    <w:rsid w:val="007F03EA"/>
    <w:rsid w:val="007F065B"/>
    <w:rsid w:val="007F1A40"/>
    <w:rsid w:val="007F2EA5"/>
    <w:rsid w:val="007F39D9"/>
    <w:rsid w:val="007F6439"/>
    <w:rsid w:val="00804A3E"/>
    <w:rsid w:val="00804B9E"/>
    <w:rsid w:val="0080561A"/>
    <w:rsid w:val="0080726F"/>
    <w:rsid w:val="00807AD9"/>
    <w:rsid w:val="0081038F"/>
    <w:rsid w:val="00811623"/>
    <w:rsid w:val="00811983"/>
    <w:rsid w:val="00814D6C"/>
    <w:rsid w:val="00816571"/>
    <w:rsid w:val="00820373"/>
    <w:rsid w:val="00821636"/>
    <w:rsid w:val="00822725"/>
    <w:rsid w:val="00822B64"/>
    <w:rsid w:val="00822E92"/>
    <w:rsid w:val="00824EDD"/>
    <w:rsid w:val="00826AE4"/>
    <w:rsid w:val="00832D40"/>
    <w:rsid w:val="00835ADD"/>
    <w:rsid w:val="008368A4"/>
    <w:rsid w:val="00837836"/>
    <w:rsid w:val="0084193F"/>
    <w:rsid w:val="008419E6"/>
    <w:rsid w:val="00841E00"/>
    <w:rsid w:val="00846A71"/>
    <w:rsid w:val="00846EE6"/>
    <w:rsid w:val="00860540"/>
    <w:rsid w:val="008608EE"/>
    <w:rsid w:val="00861629"/>
    <w:rsid w:val="008632AC"/>
    <w:rsid w:val="008634C7"/>
    <w:rsid w:val="00863BB4"/>
    <w:rsid w:val="00863D14"/>
    <w:rsid w:val="00864C3F"/>
    <w:rsid w:val="00867CA7"/>
    <w:rsid w:val="00870249"/>
    <w:rsid w:val="008730F0"/>
    <w:rsid w:val="008733E6"/>
    <w:rsid w:val="0087475F"/>
    <w:rsid w:val="00874CD6"/>
    <w:rsid w:val="008753F0"/>
    <w:rsid w:val="00877C70"/>
    <w:rsid w:val="008801D0"/>
    <w:rsid w:val="008833CB"/>
    <w:rsid w:val="008845FD"/>
    <w:rsid w:val="0088577E"/>
    <w:rsid w:val="008872F6"/>
    <w:rsid w:val="008918C5"/>
    <w:rsid w:val="008918EE"/>
    <w:rsid w:val="00893C35"/>
    <w:rsid w:val="00896F73"/>
    <w:rsid w:val="008970E3"/>
    <w:rsid w:val="008A311B"/>
    <w:rsid w:val="008A4F4F"/>
    <w:rsid w:val="008A6414"/>
    <w:rsid w:val="008B44C1"/>
    <w:rsid w:val="008B44F5"/>
    <w:rsid w:val="008B561F"/>
    <w:rsid w:val="008B78BA"/>
    <w:rsid w:val="008B7DC6"/>
    <w:rsid w:val="008C2C8F"/>
    <w:rsid w:val="008C57B5"/>
    <w:rsid w:val="008C5AD3"/>
    <w:rsid w:val="008D1092"/>
    <w:rsid w:val="008D2681"/>
    <w:rsid w:val="008D2685"/>
    <w:rsid w:val="008D2A23"/>
    <w:rsid w:val="008D3B80"/>
    <w:rsid w:val="008D4A1F"/>
    <w:rsid w:val="008D5553"/>
    <w:rsid w:val="008D6028"/>
    <w:rsid w:val="008D7088"/>
    <w:rsid w:val="008E0126"/>
    <w:rsid w:val="008E0D84"/>
    <w:rsid w:val="008E547F"/>
    <w:rsid w:val="008E64F7"/>
    <w:rsid w:val="008E7A50"/>
    <w:rsid w:val="008E7E64"/>
    <w:rsid w:val="008F0310"/>
    <w:rsid w:val="008F1A8B"/>
    <w:rsid w:val="008F3877"/>
    <w:rsid w:val="008F518B"/>
    <w:rsid w:val="008F5FC9"/>
    <w:rsid w:val="008F6611"/>
    <w:rsid w:val="008F7CC3"/>
    <w:rsid w:val="009006DF"/>
    <w:rsid w:val="00900D88"/>
    <w:rsid w:val="009045EC"/>
    <w:rsid w:val="00905A77"/>
    <w:rsid w:val="009061B2"/>
    <w:rsid w:val="00906E66"/>
    <w:rsid w:val="009104D9"/>
    <w:rsid w:val="0091197E"/>
    <w:rsid w:val="009144A0"/>
    <w:rsid w:val="00914604"/>
    <w:rsid w:val="009162A2"/>
    <w:rsid w:val="00916588"/>
    <w:rsid w:val="00921970"/>
    <w:rsid w:val="00922800"/>
    <w:rsid w:val="00924511"/>
    <w:rsid w:val="009262F7"/>
    <w:rsid w:val="009264E8"/>
    <w:rsid w:val="00926E18"/>
    <w:rsid w:val="00926E61"/>
    <w:rsid w:val="00927CD4"/>
    <w:rsid w:val="00932106"/>
    <w:rsid w:val="009348E1"/>
    <w:rsid w:val="0093532C"/>
    <w:rsid w:val="00935748"/>
    <w:rsid w:val="00936B37"/>
    <w:rsid w:val="00936DB7"/>
    <w:rsid w:val="00937AC6"/>
    <w:rsid w:val="00940C6A"/>
    <w:rsid w:val="00940DBD"/>
    <w:rsid w:val="00942C09"/>
    <w:rsid w:val="0094340F"/>
    <w:rsid w:val="009436C5"/>
    <w:rsid w:val="00945592"/>
    <w:rsid w:val="00950184"/>
    <w:rsid w:val="00951697"/>
    <w:rsid w:val="009529D0"/>
    <w:rsid w:val="00953273"/>
    <w:rsid w:val="009538E0"/>
    <w:rsid w:val="00955096"/>
    <w:rsid w:val="00962575"/>
    <w:rsid w:val="0096587D"/>
    <w:rsid w:val="00965DA5"/>
    <w:rsid w:val="00970587"/>
    <w:rsid w:val="00971AFD"/>
    <w:rsid w:val="00971F9C"/>
    <w:rsid w:val="00972D26"/>
    <w:rsid w:val="00972F74"/>
    <w:rsid w:val="00973577"/>
    <w:rsid w:val="0097450C"/>
    <w:rsid w:val="009759C0"/>
    <w:rsid w:val="00976F79"/>
    <w:rsid w:val="00981E93"/>
    <w:rsid w:val="00981EF3"/>
    <w:rsid w:val="00983CF0"/>
    <w:rsid w:val="00984FE7"/>
    <w:rsid w:val="0098635D"/>
    <w:rsid w:val="00986E53"/>
    <w:rsid w:val="00987A76"/>
    <w:rsid w:val="00993C2B"/>
    <w:rsid w:val="00993D0B"/>
    <w:rsid w:val="0099454C"/>
    <w:rsid w:val="00995466"/>
    <w:rsid w:val="0099725D"/>
    <w:rsid w:val="009A0830"/>
    <w:rsid w:val="009A1C61"/>
    <w:rsid w:val="009A5C1F"/>
    <w:rsid w:val="009A7326"/>
    <w:rsid w:val="009A7FC6"/>
    <w:rsid w:val="009B0259"/>
    <w:rsid w:val="009B22BC"/>
    <w:rsid w:val="009B367B"/>
    <w:rsid w:val="009B675A"/>
    <w:rsid w:val="009C1494"/>
    <w:rsid w:val="009C213B"/>
    <w:rsid w:val="009C2DC1"/>
    <w:rsid w:val="009C3F30"/>
    <w:rsid w:val="009C4E8D"/>
    <w:rsid w:val="009C4EC4"/>
    <w:rsid w:val="009C6131"/>
    <w:rsid w:val="009C79EE"/>
    <w:rsid w:val="009D135C"/>
    <w:rsid w:val="009D2914"/>
    <w:rsid w:val="009D2ED2"/>
    <w:rsid w:val="009D4E72"/>
    <w:rsid w:val="009D783F"/>
    <w:rsid w:val="009D7C07"/>
    <w:rsid w:val="009E023C"/>
    <w:rsid w:val="009E159B"/>
    <w:rsid w:val="009E2A5B"/>
    <w:rsid w:val="009E5321"/>
    <w:rsid w:val="009F00A3"/>
    <w:rsid w:val="009F041F"/>
    <w:rsid w:val="009F1772"/>
    <w:rsid w:val="009F4184"/>
    <w:rsid w:val="009F43C4"/>
    <w:rsid w:val="009F444B"/>
    <w:rsid w:val="009F4CFD"/>
    <w:rsid w:val="00A0171E"/>
    <w:rsid w:val="00A03550"/>
    <w:rsid w:val="00A03BC9"/>
    <w:rsid w:val="00A04B24"/>
    <w:rsid w:val="00A058F7"/>
    <w:rsid w:val="00A05F77"/>
    <w:rsid w:val="00A07ACA"/>
    <w:rsid w:val="00A07E20"/>
    <w:rsid w:val="00A114C9"/>
    <w:rsid w:val="00A11C52"/>
    <w:rsid w:val="00A148ED"/>
    <w:rsid w:val="00A24771"/>
    <w:rsid w:val="00A24E3A"/>
    <w:rsid w:val="00A24F1A"/>
    <w:rsid w:val="00A25D1C"/>
    <w:rsid w:val="00A311B3"/>
    <w:rsid w:val="00A31E4E"/>
    <w:rsid w:val="00A32051"/>
    <w:rsid w:val="00A32F5D"/>
    <w:rsid w:val="00A345F7"/>
    <w:rsid w:val="00A3499F"/>
    <w:rsid w:val="00A41035"/>
    <w:rsid w:val="00A427B8"/>
    <w:rsid w:val="00A46AE3"/>
    <w:rsid w:val="00A46B59"/>
    <w:rsid w:val="00A4703E"/>
    <w:rsid w:val="00A516F8"/>
    <w:rsid w:val="00A55213"/>
    <w:rsid w:val="00A5531D"/>
    <w:rsid w:val="00A56AB0"/>
    <w:rsid w:val="00A57241"/>
    <w:rsid w:val="00A57D77"/>
    <w:rsid w:val="00A63B73"/>
    <w:rsid w:val="00A64021"/>
    <w:rsid w:val="00A713DB"/>
    <w:rsid w:val="00A716EE"/>
    <w:rsid w:val="00A71762"/>
    <w:rsid w:val="00A72D7B"/>
    <w:rsid w:val="00A73198"/>
    <w:rsid w:val="00A732E6"/>
    <w:rsid w:val="00A745CB"/>
    <w:rsid w:val="00A81EC8"/>
    <w:rsid w:val="00A91E0D"/>
    <w:rsid w:val="00A92662"/>
    <w:rsid w:val="00A92C4E"/>
    <w:rsid w:val="00A92D07"/>
    <w:rsid w:val="00A93170"/>
    <w:rsid w:val="00AA263B"/>
    <w:rsid w:val="00AA44C4"/>
    <w:rsid w:val="00AA68C9"/>
    <w:rsid w:val="00AB01CC"/>
    <w:rsid w:val="00AB079D"/>
    <w:rsid w:val="00AB1A68"/>
    <w:rsid w:val="00AB24CB"/>
    <w:rsid w:val="00AB3764"/>
    <w:rsid w:val="00AB4E10"/>
    <w:rsid w:val="00AB7AB8"/>
    <w:rsid w:val="00AC2193"/>
    <w:rsid w:val="00AC28C8"/>
    <w:rsid w:val="00AC2AF4"/>
    <w:rsid w:val="00AC2E5A"/>
    <w:rsid w:val="00AC394A"/>
    <w:rsid w:val="00AD0376"/>
    <w:rsid w:val="00AD2B43"/>
    <w:rsid w:val="00AD3BEF"/>
    <w:rsid w:val="00AD55B4"/>
    <w:rsid w:val="00AD5A79"/>
    <w:rsid w:val="00AD69D2"/>
    <w:rsid w:val="00AD77EF"/>
    <w:rsid w:val="00AE0802"/>
    <w:rsid w:val="00AE0945"/>
    <w:rsid w:val="00AE0C02"/>
    <w:rsid w:val="00AE1AC9"/>
    <w:rsid w:val="00AE3647"/>
    <w:rsid w:val="00AE428B"/>
    <w:rsid w:val="00AE4F61"/>
    <w:rsid w:val="00AE6D2E"/>
    <w:rsid w:val="00AE7777"/>
    <w:rsid w:val="00AF022D"/>
    <w:rsid w:val="00AF1672"/>
    <w:rsid w:val="00AF18DC"/>
    <w:rsid w:val="00AF1B6A"/>
    <w:rsid w:val="00AF1FAD"/>
    <w:rsid w:val="00AF43B3"/>
    <w:rsid w:val="00AF4D2E"/>
    <w:rsid w:val="00AF4F59"/>
    <w:rsid w:val="00AF62A8"/>
    <w:rsid w:val="00AF64FC"/>
    <w:rsid w:val="00AF66EF"/>
    <w:rsid w:val="00AF6D13"/>
    <w:rsid w:val="00B037E4"/>
    <w:rsid w:val="00B05023"/>
    <w:rsid w:val="00B07146"/>
    <w:rsid w:val="00B07B70"/>
    <w:rsid w:val="00B12313"/>
    <w:rsid w:val="00B13D18"/>
    <w:rsid w:val="00B13F58"/>
    <w:rsid w:val="00B15364"/>
    <w:rsid w:val="00B22954"/>
    <w:rsid w:val="00B22F8B"/>
    <w:rsid w:val="00B2334A"/>
    <w:rsid w:val="00B24219"/>
    <w:rsid w:val="00B2603B"/>
    <w:rsid w:val="00B2621F"/>
    <w:rsid w:val="00B26CB5"/>
    <w:rsid w:val="00B30A59"/>
    <w:rsid w:val="00B33E7A"/>
    <w:rsid w:val="00B348E2"/>
    <w:rsid w:val="00B3582C"/>
    <w:rsid w:val="00B423CB"/>
    <w:rsid w:val="00B42DC9"/>
    <w:rsid w:val="00B43F9E"/>
    <w:rsid w:val="00B454E1"/>
    <w:rsid w:val="00B53692"/>
    <w:rsid w:val="00B544BF"/>
    <w:rsid w:val="00B55E2D"/>
    <w:rsid w:val="00B561D8"/>
    <w:rsid w:val="00B56A62"/>
    <w:rsid w:val="00B605BE"/>
    <w:rsid w:val="00B61E01"/>
    <w:rsid w:val="00B62C2A"/>
    <w:rsid w:val="00B65606"/>
    <w:rsid w:val="00B671DE"/>
    <w:rsid w:val="00B7094F"/>
    <w:rsid w:val="00B75836"/>
    <w:rsid w:val="00B760C5"/>
    <w:rsid w:val="00B7657A"/>
    <w:rsid w:val="00B76BB7"/>
    <w:rsid w:val="00B80F52"/>
    <w:rsid w:val="00B817EA"/>
    <w:rsid w:val="00B836E1"/>
    <w:rsid w:val="00B8416E"/>
    <w:rsid w:val="00B84512"/>
    <w:rsid w:val="00B863B6"/>
    <w:rsid w:val="00B86733"/>
    <w:rsid w:val="00B86E8E"/>
    <w:rsid w:val="00B93869"/>
    <w:rsid w:val="00B9426A"/>
    <w:rsid w:val="00B94319"/>
    <w:rsid w:val="00B976B2"/>
    <w:rsid w:val="00B97F48"/>
    <w:rsid w:val="00BA36AB"/>
    <w:rsid w:val="00BA552A"/>
    <w:rsid w:val="00BA6D54"/>
    <w:rsid w:val="00BB0207"/>
    <w:rsid w:val="00BB0601"/>
    <w:rsid w:val="00BB066A"/>
    <w:rsid w:val="00BB0950"/>
    <w:rsid w:val="00BB2708"/>
    <w:rsid w:val="00BB41E1"/>
    <w:rsid w:val="00BB534A"/>
    <w:rsid w:val="00BB7B97"/>
    <w:rsid w:val="00BC038B"/>
    <w:rsid w:val="00BC15E6"/>
    <w:rsid w:val="00BD4032"/>
    <w:rsid w:val="00BD4A05"/>
    <w:rsid w:val="00BD57CC"/>
    <w:rsid w:val="00BD70C6"/>
    <w:rsid w:val="00BD71F4"/>
    <w:rsid w:val="00BE1B7F"/>
    <w:rsid w:val="00BE22CA"/>
    <w:rsid w:val="00BE3170"/>
    <w:rsid w:val="00BF128B"/>
    <w:rsid w:val="00BF3522"/>
    <w:rsid w:val="00BF389D"/>
    <w:rsid w:val="00BF6895"/>
    <w:rsid w:val="00BF6B84"/>
    <w:rsid w:val="00BF6FB0"/>
    <w:rsid w:val="00BF76FB"/>
    <w:rsid w:val="00C0069B"/>
    <w:rsid w:val="00C07E81"/>
    <w:rsid w:val="00C100D0"/>
    <w:rsid w:val="00C1041B"/>
    <w:rsid w:val="00C11653"/>
    <w:rsid w:val="00C12449"/>
    <w:rsid w:val="00C1285D"/>
    <w:rsid w:val="00C161BE"/>
    <w:rsid w:val="00C16A53"/>
    <w:rsid w:val="00C2002C"/>
    <w:rsid w:val="00C20772"/>
    <w:rsid w:val="00C21F37"/>
    <w:rsid w:val="00C22E8F"/>
    <w:rsid w:val="00C26B36"/>
    <w:rsid w:val="00C26E10"/>
    <w:rsid w:val="00C275F4"/>
    <w:rsid w:val="00C2760B"/>
    <w:rsid w:val="00C31FF3"/>
    <w:rsid w:val="00C32DC3"/>
    <w:rsid w:val="00C33FE5"/>
    <w:rsid w:val="00C35856"/>
    <w:rsid w:val="00C37BD3"/>
    <w:rsid w:val="00C43F10"/>
    <w:rsid w:val="00C443C1"/>
    <w:rsid w:val="00C45A92"/>
    <w:rsid w:val="00C46AD5"/>
    <w:rsid w:val="00C51E7A"/>
    <w:rsid w:val="00C52932"/>
    <w:rsid w:val="00C52E81"/>
    <w:rsid w:val="00C53BB8"/>
    <w:rsid w:val="00C546BE"/>
    <w:rsid w:val="00C55DD7"/>
    <w:rsid w:val="00C578BA"/>
    <w:rsid w:val="00C57D58"/>
    <w:rsid w:val="00C602B2"/>
    <w:rsid w:val="00C62B7E"/>
    <w:rsid w:val="00C674A3"/>
    <w:rsid w:val="00C7161E"/>
    <w:rsid w:val="00C71FA9"/>
    <w:rsid w:val="00C7218E"/>
    <w:rsid w:val="00C74B89"/>
    <w:rsid w:val="00C755B2"/>
    <w:rsid w:val="00C8182A"/>
    <w:rsid w:val="00C83C06"/>
    <w:rsid w:val="00C84857"/>
    <w:rsid w:val="00C87FC5"/>
    <w:rsid w:val="00C90086"/>
    <w:rsid w:val="00C90D29"/>
    <w:rsid w:val="00C930A9"/>
    <w:rsid w:val="00C94853"/>
    <w:rsid w:val="00C95131"/>
    <w:rsid w:val="00C96FD4"/>
    <w:rsid w:val="00CA3F4E"/>
    <w:rsid w:val="00CA4397"/>
    <w:rsid w:val="00CA532A"/>
    <w:rsid w:val="00CA5F6E"/>
    <w:rsid w:val="00CB05B5"/>
    <w:rsid w:val="00CB138F"/>
    <w:rsid w:val="00CB166A"/>
    <w:rsid w:val="00CB41AC"/>
    <w:rsid w:val="00CB6D81"/>
    <w:rsid w:val="00CB6F7B"/>
    <w:rsid w:val="00CC05BE"/>
    <w:rsid w:val="00CC391B"/>
    <w:rsid w:val="00CC3C5D"/>
    <w:rsid w:val="00CC3EED"/>
    <w:rsid w:val="00CC437D"/>
    <w:rsid w:val="00CC44C4"/>
    <w:rsid w:val="00CC709A"/>
    <w:rsid w:val="00CD1599"/>
    <w:rsid w:val="00CD17B9"/>
    <w:rsid w:val="00CD25A0"/>
    <w:rsid w:val="00CD2E33"/>
    <w:rsid w:val="00CD4E2C"/>
    <w:rsid w:val="00CD5CC6"/>
    <w:rsid w:val="00CD6B21"/>
    <w:rsid w:val="00CE0698"/>
    <w:rsid w:val="00CE0A12"/>
    <w:rsid w:val="00CE0CE4"/>
    <w:rsid w:val="00CE0D64"/>
    <w:rsid w:val="00CE213D"/>
    <w:rsid w:val="00CE2EB8"/>
    <w:rsid w:val="00CE3E9C"/>
    <w:rsid w:val="00CE6AF4"/>
    <w:rsid w:val="00CF177B"/>
    <w:rsid w:val="00CF2A61"/>
    <w:rsid w:val="00CF3F05"/>
    <w:rsid w:val="00CF4A0D"/>
    <w:rsid w:val="00CF6744"/>
    <w:rsid w:val="00D04134"/>
    <w:rsid w:val="00D07442"/>
    <w:rsid w:val="00D07C89"/>
    <w:rsid w:val="00D10791"/>
    <w:rsid w:val="00D149FF"/>
    <w:rsid w:val="00D14DF1"/>
    <w:rsid w:val="00D17698"/>
    <w:rsid w:val="00D17F5C"/>
    <w:rsid w:val="00D20070"/>
    <w:rsid w:val="00D21573"/>
    <w:rsid w:val="00D23471"/>
    <w:rsid w:val="00D2426A"/>
    <w:rsid w:val="00D2679C"/>
    <w:rsid w:val="00D3076A"/>
    <w:rsid w:val="00D316F0"/>
    <w:rsid w:val="00D32951"/>
    <w:rsid w:val="00D334E8"/>
    <w:rsid w:val="00D34546"/>
    <w:rsid w:val="00D35111"/>
    <w:rsid w:val="00D3592C"/>
    <w:rsid w:val="00D37271"/>
    <w:rsid w:val="00D37AC7"/>
    <w:rsid w:val="00D4085C"/>
    <w:rsid w:val="00D41CA2"/>
    <w:rsid w:val="00D429E9"/>
    <w:rsid w:val="00D4476D"/>
    <w:rsid w:val="00D4679C"/>
    <w:rsid w:val="00D472AC"/>
    <w:rsid w:val="00D47F1F"/>
    <w:rsid w:val="00D50CA6"/>
    <w:rsid w:val="00D538D3"/>
    <w:rsid w:val="00D54EBE"/>
    <w:rsid w:val="00D55307"/>
    <w:rsid w:val="00D56E23"/>
    <w:rsid w:val="00D56E9E"/>
    <w:rsid w:val="00D573AF"/>
    <w:rsid w:val="00D6067E"/>
    <w:rsid w:val="00D62895"/>
    <w:rsid w:val="00D63240"/>
    <w:rsid w:val="00D63D6B"/>
    <w:rsid w:val="00D71421"/>
    <w:rsid w:val="00D7399D"/>
    <w:rsid w:val="00D75F14"/>
    <w:rsid w:val="00D7735A"/>
    <w:rsid w:val="00D819D9"/>
    <w:rsid w:val="00D81C42"/>
    <w:rsid w:val="00D81CFD"/>
    <w:rsid w:val="00D83169"/>
    <w:rsid w:val="00D85D16"/>
    <w:rsid w:val="00D8679F"/>
    <w:rsid w:val="00D87669"/>
    <w:rsid w:val="00D87954"/>
    <w:rsid w:val="00D941E6"/>
    <w:rsid w:val="00DA029B"/>
    <w:rsid w:val="00DA2FB9"/>
    <w:rsid w:val="00DA3109"/>
    <w:rsid w:val="00DA402C"/>
    <w:rsid w:val="00DA5A61"/>
    <w:rsid w:val="00DA605D"/>
    <w:rsid w:val="00DA7903"/>
    <w:rsid w:val="00DB0437"/>
    <w:rsid w:val="00DB044D"/>
    <w:rsid w:val="00DB71EE"/>
    <w:rsid w:val="00DB7C8F"/>
    <w:rsid w:val="00DC03AE"/>
    <w:rsid w:val="00DC1187"/>
    <w:rsid w:val="00DC1CBD"/>
    <w:rsid w:val="00DC353C"/>
    <w:rsid w:val="00DC45A3"/>
    <w:rsid w:val="00DC7A9D"/>
    <w:rsid w:val="00DD20E2"/>
    <w:rsid w:val="00DD3459"/>
    <w:rsid w:val="00DD6C07"/>
    <w:rsid w:val="00DE32D1"/>
    <w:rsid w:val="00DE468E"/>
    <w:rsid w:val="00DE479A"/>
    <w:rsid w:val="00DE4CCB"/>
    <w:rsid w:val="00DE59F9"/>
    <w:rsid w:val="00DE6B5F"/>
    <w:rsid w:val="00DE6EE1"/>
    <w:rsid w:val="00DF0F82"/>
    <w:rsid w:val="00DF24C5"/>
    <w:rsid w:val="00DF2925"/>
    <w:rsid w:val="00DF3194"/>
    <w:rsid w:val="00E02711"/>
    <w:rsid w:val="00E03CC2"/>
    <w:rsid w:val="00E04324"/>
    <w:rsid w:val="00E103DC"/>
    <w:rsid w:val="00E1197E"/>
    <w:rsid w:val="00E142E6"/>
    <w:rsid w:val="00E14A66"/>
    <w:rsid w:val="00E16BB8"/>
    <w:rsid w:val="00E22761"/>
    <w:rsid w:val="00E23ABA"/>
    <w:rsid w:val="00E25EFB"/>
    <w:rsid w:val="00E2658A"/>
    <w:rsid w:val="00E26A8D"/>
    <w:rsid w:val="00E2717D"/>
    <w:rsid w:val="00E30428"/>
    <w:rsid w:val="00E305A0"/>
    <w:rsid w:val="00E323E5"/>
    <w:rsid w:val="00E3321B"/>
    <w:rsid w:val="00E335F8"/>
    <w:rsid w:val="00E33D43"/>
    <w:rsid w:val="00E34463"/>
    <w:rsid w:val="00E34530"/>
    <w:rsid w:val="00E3727B"/>
    <w:rsid w:val="00E37E01"/>
    <w:rsid w:val="00E42476"/>
    <w:rsid w:val="00E43341"/>
    <w:rsid w:val="00E435D4"/>
    <w:rsid w:val="00E452A9"/>
    <w:rsid w:val="00E459D7"/>
    <w:rsid w:val="00E465EA"/>
    <w:rsid w:val="00E46EA9"/>
    <w:rsid w:val="00E51073"/>
    <w:rsid w:val="00E5156B"/>
    <w:rsid w:val="00E51E95"/>
    <w:rsid w:val="00E53472"/>
    <w:rsid w:val="00E5472B"/>
    <w:rsid w:val="00E55CDF"/>
    <w:rsid w:val="00E55ED6"/>
    <w:rsid w:val="00E5627C"/>
    <w:rsid w:val="00E57C42"/>
    <w:rsid w:val="00E63BE4"/>
    <w:rsid w:val="00E642F6"/>
    <w:rsid w:val="00E65213"/>
    <w:rsid w:val="00E66432"/>
    <w:rsid w:val="00E665F5"/>
    <w:rsid w:val="00E674FF"/>
    <w:rsid w:val="00E7047F"/>
    <w:rsid w:val="00E704D7"/>
    <w:rsid w:val="00E72412"/>
    <w:rsid w:val="00E72C7C"/>
    <w:rsid w:val="00E732B3"/>
    <w:rsid w:val="00E73D9D"/>
    <w:rsid w:val="00E74661"/>
    <w:rsid w:val="00E7558E"/>
    <w:rsid w:val="00E75EF4"/>
    <w:rsid w:val="00E77E1C"/>
    <w:rsid w:val="00E84558"/>
    <w:rsid w:val="00E84A5B"/>
    <w:rsid w:val="00E87262"/>
    <w:rsid w:val="00E91283"/>
    <w:rsid w:val="00E91AD8"/>
    <w:rsid w:val="00E94E91"/>
    <w:rsid w:val="00E96F4E"/>
    <w:rsid w:val="00E976D0"/>
    <w:rsid w:val="00EA011D"/>
    <w:rsid w:val="00EA027B"/>
    <w:rsid w:val="00EA57CD"/>
    <w:rsid w:val="00EA6ACE"/>
    <w:rsid w:val="00EB45BB"/>
    <w:rsid w:val="00EB587C"/>
    <w:rsid w:val="00EB5C00"/>
    <w:rsid w:val="00EB6416"/>
    <w:rsid w:val="00EB65CB"/>
    <w:rsid w:val="00EB77CE"/>
    <w:rsid w:val="00EC157B"/>
    <w:rsid w:val="00EC2FAE"/>
    <w:rsid w:val="00EC3428"/>
    <w:rsid w:val="00EC5B9D"/>
    <w:rsid w:val="00EC6B7E"/>
    <w:rsid w:val="00ED15C0"/>
    <w:rsid w:val="00ED22BB"/>
    <w:rsid w:val="00ED2C23"/>
    <w:rsid w:val="00ED5683"/>
    <w:rsid w:val="00ED69DF"/>
    <w:rsid w:val="00ED780B"/>
    <w:rsid w:val="00EE02AF"/>
    <w:rsid w:val="00EE494A"/>
    <w:rsid w:val="00EE5AA1"/>
    <w:rsid w:val="00EE706A"/>
    <w:rsid w:val="00EF182B"/>
    <w:rsid w:val="00EF1879"/>
    <w:rsid w:val="00EF2275"/>
    <w:rsid w:val="00EF2B68"/>
    <w:rsid w:val="00EF3342"/>
    <w:rsid w:val="00EF4BB7"/>
    <w:rsid w:val="00EF528C"/>
    <w:rsid w:val="00F02774"/>
    <w:rsid w:val="00F032FD"/>
    <w:rsid w:val="00F03556"/>
    <w:rsid w:val="00F04416"/>
    <w:rsid w:val="00F04E42"/>
    <w:rsid w:val="00F05A4B"/>
    <w:rsid w:val="00F0705F"/>
    <w:rsid w:val="00F10942"/>
    <w:rsid w:val="00F1375F"/>
    <w:rsid w:val="00F14473"/>
    <w:rsid w:val="00F17766"/>
    <w:rsid w:val="00F1782D"/>
    <w:rsid w:val="00F216D2"/>
    <w:rsid w:val="00F22EC0"/>
    <w:rsid w:val="00F2321D"/>
    <w:rsid w:val="00F23EF2"/>
    <w:rsid w:val="00F257DB"/>
    <w:rsid w:val="00F25A96"/>
    <w:rsid w:val="00F26707"/>
    <w:rsid w:val="00F315C1"/>
    <w:rsid w:val="00F3171A"/>
    <w:rsid w:val="00F334DD"/>
    <w:rsid w:val="00F3512D"/>
    <w:rsid w:val="00F360FB"/>
    <w:rsid w:val="00F363EA"/>
    <w:rsid w:val="00F37F02"/>
    <w:rsid w:val="00F407FA"/>
    <w:rsid w:val="00F42291"/>
    <w:rsid w:val="00F42C2C"/>
    <w:rsid w:val="00F43E63"/>
    <w:rsid w:val="00F46C6C"/>
    <w:rsid w:val="00F47F7F"/>
    <w:rsid w:val="00F503B9"/>
    <w:rsid w:val="00F509C1"/>
    <w:rsid w:val="00F510F5"/>
    <w:rsid w:val="00F53489"/>
    <w:rsid w:val="00F5626F"/>
    <w:rsid w:val="00F57864"/>
    <w:rsid w:val="00F57EB1"/>
    <w:rsid w:val="00F608DF"/>
    <w:rsid w:val="00F618A5"/>
    <w:rsid w:val="00F63857"/>
    <w:rsid w:val="00F65D34"/>
    <w:rsid w:val="00F71299"/>
    <w:rsid w:val="00F72B22"/>
    <w:rsid w:val="00F7341B"/>
    <w:rsid w:val="00F73583"/>
    <w:rsid w:val="00F7452D"/>
    <w:rsid w:val="00F7585C"/>
    <w:rsid w:val="00F77001"/>
    <w:rsid w:val="00F775AB"/>
    <w:rsid w:val="00F83198"/>
    <w:rsid w:val="00F83A26"/>
    <w:rsid w:val="00F83ECC"/>
    <w:rsid w:val="00F8410E"/>
    <w:rsid w:val="00F842A7"/>
    <w:rsid w:val="00F85B1F"/>
    <w:rsid w:val="00F86262"/>
    <w:rsid w:val="00F90C32"/>
    <w:rsid w:val="00F92038"/>
    <w:rsid w:val="00F926E7"/>
    <w:rsid w:val="00F93FC8"/>
    <w:rsid w:val="00F951A7"/>
    <w:rsid w:val="00F965F3"/>
    <w:rsid w:val="00F97271"/>
    <w:rsid w:val="00F97D1A"/>
    <w:rsid w:val="00F97FC6"/>
    <w:rsid w:val="00FA383D"/>
    <w:rsid w:val="00FA38D8"/>
    <w:rsid w:val="00FA4740"/>
    <w:rsid w:val="00FA5355"/>
    <w:rsid w:val="00FA5A1E"/>
    <w:rsid w:val="00FA6D9F"/>
    <w:rsid w:val="00FB084C"/>
    <w:rsid w:val="00FB0A5D"/>
    <w:rsid w:val="00FB2B3E"/>
    <w:rsid w:val="00FB2BC0"/>
    <w:rsid w:val="00FB4F16"/>
    <w:rsid w:val="00FB50D3"/>
    <w:rsid w:val="00FB6503"/>
    <w:rsid w:val="00FB67D1"/>
    <w:rsid w:val="00FB74F6"/>
    <w:rsid w:val="00FB7783"/>
    <w:rsid w:val="00FC2B2F"/>
    <w:rsid w:val="00FC30D7"/>
    <w:rsid w:val="00FC314B"/>
    <w:rsid w:val="00FC36D7"/>
    <w:rsid w:val="00FC6502"/>
    <w:rsid w:val="00FD0FC1"/>
    <w:rsid w:val="00FD3E65"/>
    <w:rsid w:val="00FD42D2"/>
    <w:rsid w:val="00FE0E06"/>
    <w:rsid w:val="00FE6EF4"/>
    <w:rsid w:val="00FE740E"/>
    <w:rsid w:val="00FF20BE"/>
    <w:rsid w:val="00FF589D"/>
    <w:rsid w:val="00FF58A5"/>
    <w:rsid w:val="00FF5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5537"/>
    <o:shapelayout v:ext="edit">
      <o:idmap v:ext="edit" data="1"/>
    </o:shapelayout>
  </w:shapeDefaults>
  <w:decimalSymbol w:val="."/>
  <w:listSeparator w:val=","/>
  <w14:docId w14:val="054E2C4D"/>
  <w15:chartTrackingRefBased/>
  <w15:docId w15:val="{5386A4E1-0293-4CAA-9752-28F73A6C8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4364B8"/>
    <w:pPr>
      <w:keepNext/>
      <w:keepLines/>
      <w:pageBreakBefore/>
      <w:numPr>
        <w:numId w:val="4"/>
      </w:numPr>
      <w:spacing w:before="120" w:after="0" w:line="480" w:lineRule="auto"/>
      <w:ind w:left="0" w:firstLine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F4F59"/>
    <w:pPr>
      <w:pageBreakBefore w:val="0"/>
      <w:numPr>
        <w:ilvl w:val="1"/>
      </w:numPr>
      <w:spacing w:before="360" w:line="360" w:lineRule="auto"/>
      <w:ind w:left="0" w:firstLine="0"/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D42D2"/>
    <w:pPr>
      <w:numPr>
        <w:ilvl w:val="2"/>
      </w:numPr>
      <w:ind w:left="0" w:firstLine="0"/>
      <w:outlineLvl w:val="2"/>
    </w:pPr>
    <w:rPr>
      <w:color w:val="1F3763" w:themeColor="accent1" w:themeShade="7F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6A4B38"/>
    <w:pPr>
      <w:numPr>
        <w:ilvl w:val="3"/>
      </w:numPr>
      <w:ind w:left="0" w:firstLine="0"/>
      <w:outlineLvl w:val="3"/>
    </w:pPr>
    <w:rPr>
      <w:iCs/>
      <w:color w:val="auto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6A4B38"/>
    <w:pPr>
      <w:numPr>
        <w:ilvl w:val="4"/>
      </w:numPr>
      <w:ind w:left="0" w:firstLine="0"/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FD42D2"/>
    <w:pPr>
      <w:numPr>
        <w:ilvl w:val="5"/>
      </w:numPr>
      <w:ind w:left="0" w:firstLine="0"/>
      <w:outlineLvl w:val="5"/>
    </w:pPr>
    <w:rPr>
      <w:color w:val="1F3763" w:themeColor="accent1" w:themeShade="7F"/>
    </w:rPr>
  </w:style>
  <w:style w:type="paragraph" w:styleId="Heading7">
    <w:name w:val="heading 7"/>
    <w:basedOn w:val="Heading6"/>
    <w:next w:val="Normal"/>
    <w:link w:val="Heading7Char"/>
    <w:uiPriority w:val="9"/>
    <w:unhideWhenUsed/>
    <w:qFormat/>
    <w:rsid w:val="00FD42D2"/>
    <w:pPr>
      <w:numPr>
        <w:ilvl w:val="6"/>
      </w:numPr>
      <w:ind w:left="0" w:firstLine="0"/>
      <w:outlineLvl w:val="6"/>
    </w:pPr>
    <w:rPr>
      <w:iCs w:val="0"/>
    </w:rPr>
  </w:style>
  <w:style w:type="paragraph" w:styleId="Heading8">
    <w:name w:val="heading 8"/>
    <w:basedOn w:val="Heading7"/>
    <w:next w:val="Normal"/>
    <w:link w:val="Heading8Char"/>
    <w:uiPriority w:val="9"/>
    <w:unhideWhenUsed/>
    <w:qFormat/>
    <w:rsid w:val="00FD42D2"/>
    <w:pPr>
      <w:numPr>
        <w:ilvl w:val="7"/>
      </w:numPr>
      <w:ind w:left="0" w:firstLine="0"/>
      <w:outlineLvl w:val="7"/>
    </w:pPr>
    <w:rPr>
      <w:color w:val="272727" w:themeColor="text1" w:themeTint="D8"/>
      <w:szCs w:val="21"/>
    </w:rPr>
  </w:style>
  <w:style w:type="paragraph" w:styleId="Heading9">
    <w:name w:val="heading 9"/>
    <w:basedOn w:val="Heading8"/>
    <w:next w:val="Normal"/>
    <w:link w:val="Heading9Char"/>
    <w:uiPriority w:val="9"/>
    <w:unhideWhenUsed/>
    <w:qFormat/>
    <w:rsid w:val="00FD42D2"/>
    <w:pPr>
      <w:numPr>
        <w:ilvl w:val="8"/>
      </w:numPr>
      <w:ind w:left="0" w:firstLine="0"/>
      <w:outlineLvl w:val="8"/>
    </w:pPr>
    <w:rPr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4B8"/>
    <w:rPr>
      <w:rFonts w:asciiTheme="majorHAnsi" w:eastAsiaTheme="majorEastAsia" w:hAnsiTheme="majorHAns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B260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F4F59"/>
    <w:rPr>
      <w:rFonts w:asciiTheme="majorHAnsi" w:eastAsiaTheme="majorEastAsia" w:hAnsiTheme="majorHAnsi" w:cstheme="majorBidi"/>
      <w:sz w:val="32"/>
      <w:szCs w:val="26"/>
    </w:rPr>
  </w:style>
  <w:style w:type="numbering" w:customStyle="1" w:styleId="HeadingsList">
    <w:name w:val="Headings_List"/>
    <w:uiPriority w:val="99"/>
    <w:rsid w:val="00391864"/>
    <w:pPr>
      <w:numPr>
        <w:numId w:val="4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FD42D2"/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A4B38"/>
    <w:rPr>
      <w:rFonts w:asciiTheme="majorHAnsi" w:eastAsiaTheme="majorEastAsia" w:hAnsiTheme="majorHAnsi" w:cstheme="majorBidi"/>
      <w:iCs/>
      <w:sz w:val="32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A4B38"/>
    <w:rPr>
      <w:rFonts w:asciiTheme="majorHAnsi" w:eastAsiaTheme="majorEastAsia" w:hAnsiTheme="majorHAnsi" w:cstheme="majorBidi"/>
      <w:iCs/>
      <w:sz w:val="32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D42D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FD42D2"/>
    <w:rPr>
      <w:rFonts w:asciiTheme="majorHAnsi" w:eastAsiaTheme="majorEastAsia" w:hAnsiTheme="majorHAnsi" w:cstheme="majorBidi"/>
      <w:color w:val="272727" w:themeColor="text1" w:themeTint="D8"/>
      <w:sz w:val="32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rsid w:val="00FD42D2"/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FD42D2"/>
    <w:rPr>
      <w:rFonts w:asciiTheme="majorHAnsi" w:eastAsiaTheme="majorEastAsia" w:hAnsiTheme="majorHAnsi" w:cstheme="majorBidi"/>
      <w:iCs/>
      <w:color w:val="272727" w:themeColor="text1" w:themeTint="D8"/>
      <w:sz w:val="32"/>
      <w:szCs w:val="21"/>
    </w:rPr>
  </w:style>
  <w:style w:type="character" w:styleId="BookTitle">
    <w:name w:val="Book Title"/>
    <w:basedOn w:val="DefaultParagraphFont"/>
    <w:uiPriority w:val="33"/>
    <w:qFormat/>
    <w:rsid w:val="00D17F5C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D17F5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7F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6640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4364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136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6E5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F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A2FB9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DA2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FB9"/>
  </w:style>
  <w:style w:type="paragraph" w:styleId="Footer">
    <w:name w:val="footer"/>
    <w:basedOn w:val="Normal"/>
    <w:link w:val="FooterChar"/>
    <w:uiPriority w:val="99"/>
    <w:unhideWhenUsed/>
    <w:rsid w:val="00DA2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FB9"/>
  </w:style>
  <w:style w:type="paragraph" w:styleId="TOCHeading">
    <w:name w:val="TOC Heading"/>
    <w:basedOn w:val="Heading1"/>
    <w:next w:val="Normal"/>
    <w:uiPriority w:val="39"/>
    <w:unhideWhenUsed/>
    <w:qFormat/>
    <w:rsid w:val="00677526"/>
    <w:pPr>
      <w:pageBreakBefore w:val="0"/>
      <w:numPr>
        <w:numId w:val="0"/>
      </w:numPr>
      <w:spacing w:before="240" w:line="259" w:lineRule="auto"/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76BEC"/>
    <w:pPr>
      <w:tabs>
        <w:tab w:val="left" w:pos="440"/>
        <w:tab w:val="right" w:leader="dot" w:pos="10070"/>
      </w:tabs>
      <w:spacing w:after="100"/>
      <w:pPrChange w:id="0" w:author="Robert Macomber" w:date="2023-08-28T13:05:00Z">
        <w:pPr>
          <w:spacing w:after="100" w:line="259" w:lineRule="auto"/>
        </w:pPr>
      </w:pPrChange>
    </w:pPr>
    <w:rPr>
      <w:rPrChange w:id="0" w:author="Robert Macomber" w:date="2023-08-28T13:05:00Z">
        <w:rPr>
          <w:rFonts w:asciiTheme="minorHAnsi" w:eastAsiaTheme="minorHAnsi" w:hAnsiTheme="minorHAnsi" w:cstheme="minorBidi"/>
          <w:sz w:val="22"/>
          <w:szCs w:val="22"/>
          <w:lang w:val="en-US" w:eastAsia="en-US" w:bidi="ar-SA"/>
        </w:rPr>
      </w:rPrChange>
    </w:rPr>
  </w:style>
  <w:style w:type="paragraph" w:styleId="TOC2">
    <w:name w:val="toc 2"/>
    <w:basedOn w:val="Normal"/>
    <w:next w:val="Normal"/>
    <w:autoRedefine/>
    <w:uiPriority w:val="39"/>
    <w:unhideWhenUsed/>
    <w:rsid w:val="0067752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77526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476282"/>
    <w:pPr>
      <w:spacing w:after="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02F0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2F0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2F0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608E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608E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608EE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C96FD4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D819D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sv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psn-vlshr\projects\proj_vol1\VADER_DIGITAL\work\rmacomber\modus\coverage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 ATPG Fault Coverage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coverage!$B$1</c:f>
              <c:strCache>
                <c:ptCount val="1"/>
                <c:pt idx="0">
                  <c:v> coverage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coverage!$A$2:$A$30</c:f>
              <c:numCache>
                <c:formatCode>General</c:formatCode>
                <c:ptCount val="29"/>
                <c:pt idx="0">
                  <c:v>16</c:v>
                </c:pt>
                <c:pt idx="1">
                  <c:v>32</c:v>
                </c:pt>
                <c:pt idx="2">
                  <c:v>48</c:v>
                </c:pt>
                <c:pt idx="3">
                  <c:v>64</c:v>
                </c:pt>
                <c:pt idx="4">
                  <c:v>80</c:v>
                </c:pt>
                <c:pt idx="5">
                  <c:v>96</c:v>
                </c:pt>
                <c:pt idx="6">
                  <c:v>112</c:v>
                </c:pt>
                <c:pt idx="7">
                  <c:v>128</c:v>
                </c:pt>
                <c:pt idx="8">
                  <c:v>144</c:v>
                </c:pt>
                <c:pt idx="9">
                  <c:v>160</c:v>
                </c:pt>
                <c:pt idx="10">
                  <c:v>176</c:v>
                </c:pt>
                <c:pt idx="11">
                  <c:v>192</c:v>
                </c:pt>
                <c:pt idx="12">
                  <c:v>208</c:v>
                </c:pt>
                <c:pt idx="13">
                  <c:v>224</c:v>
                </c:pt>
                <c:pt idx="14">
                  <c:v>240</c:v>
                </c:pt>
                <c:pt idx="15">
                  <c:v>256</c:v>
                </c:pt>
                <c:pt idx="16">
                  <c:v>272</c:v>
                </c:pt>
                <c:pt idx="17">
                  <c:v>288</c:v>
                </c:pt>
                <c:pt idx="18">
                  <c:v>304</c:v>
                </c:pt>
                <c:pt idx="19">
                  <c:v>320</c:v>
                </c:pt>
                <c:pt idx="20">
                  <c:v>336</c:v>
                </c:pt>
                <c:pt idx="21">
                  <c:v>337</c:v>
                </c:pt>
                <c:pt idx="22">
                  <c:v>339</c:v>
                </c:pt>
                <c:pt idx="23">
                  <c:v>341</c:v>
                </c:pt>
                <c:pt idx="24">
                  <c:v>349</c:v>
                </c:pt>
                <c:pt idx="25">
                  <c:v>352</c:v>
                </c:pt>
                <c:pt idx="26">
                  <c:v>353</c:v>
                </c:pt>
                <c:pt idx="27">
                  <c:v>356</c:v>
                </c:pt>
                <c:pt idx="28">
                  <c:v>356</c:v>
                </c:pt>
              </c:numCache>
            </c:numRef>
          </c:xVal>
          <c:yVal>
            <c:numRef>
              <c:f>coverage!$B$2:$B$30</c:f>
              <c:numCache>
                <c:formatCode>0.00%</c:formatCode>
                <c:ptCount val="29"/>
                <c:pt idx="0">
                  <c:v>0.74560000000000004</c:v>
                </c:pt>
                <c:pt idx="1">
                  <c:v>0.8206</c:v>
                </c:pt>
                <c:pt idx="2">
                  <c:v>0.85550000000000004</c:v>
                </c:pt>
                <c:pt idx="3">
                  <c:v>0.87680000000000002</c:v>
                </c:pt>
                <c:pt idx="4">
                  <c:v>0.89100000000000001</c:v>
                </c:pt>
                <c:pt idx="5">
                  <c:v>0.90229999999999999</c:v>
                </c:pt>
                <c:pt idx="6">
                  <c:v>0.91359999999999997</c:v>
                </c:pt>
                <c:pt idx="7">
                  <c:v>0.92390000000000005</c:v>
                </c:pt>
                <c:pt idx="8">
                  <c:v>0.93</c:v>
                </c:pt>
                <c:pt idx="9">
                  <c:v>0.93810000000000004</c:v>
                </c:pt>
                <c:pt idx="10">
                  <c:v>0.94359999999999999</c:v>
                </c:pt>
                <c:pt idx="11">
                  <c:v>0.94889999999999997</c:v>
                </c:pt>
                <c:pt idx="12">
                  <c:v>0.95399999999999996</c:v>
                </c:pt>
                <c:pt idx="13">
                  <c:v>0.95850000000000002</c:v>
                </c:pt>
                <c:pt idx="14">
                  <c:v>0.96160000000000001</c:v>
                </c:pt>
                <c:pt idx="15">
                  <c:v>0.96499999999999997</c:v>
                </c:pt>
                <c:pt idx="16">
                  <c:v>0.96809999999999996</c:v>
                </c:pt>
                <c:pt idx="17">
                  <c:v>0.97009999999999996</c:v>
                </c:pt>
                <c:pt idx="18">
                  <c:v>0.97099999999999997</c:v>
                </c:pt>
                <c:pt idx="19">
                  <c:v>0.97160000000000002</c:v>
                </c:pt>
                <c:pt idx="20">
                  <c:v>0.97240000000000004</c:v>
                </c:pt>
                <c:pt idx="21">
                  <c:v>0.97240000000000004</c:v>
                </c:pt>
                <c:pt idx="22">
                  <c:v>0.97250000000000003</c:v>
                </c:pt>
                <c:pt idx="23">
                  <c:v>0.97250000000000003</c:v>
                </c:pt>
                <c:pt idx="24">
                  <c:v>0.9728</c:v>
                </c:pt>
                <c:pt idx="25">
                  <c:v>0.9728</c:v>
                </c:pt>
                <c:pt idx="26">
                  <c:v>0.9728</c:v>
                </c:pt>
                <c:pt idx="27">
                  <c:v>0.9728</c:v>
                </c:pt>
                <c:pt idx="28">
                  <c:v>0.97299999999999998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196-4324-A27E-F1AA0FE154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1664623"/>
        <c:axId val="881665455"/>
      </c:scatterChart>
      <c:valAx>
        <c:axId val="8816646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ATPG Tests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81665455"/>
        <c:crosses val="autoZero"/>
        <c:crossBetween val="midCat"/>
      </c:valAx>
      <c:valAx>
        <c:axId val="881665455"/>
        <c:scaling>
          <c:orientation val="minMax"/>
          <c:min val="0.7000000000000000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Fault Coverage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%" sourceLinked="1"/>
        <c:majorTickMark val="none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81664623"/>
        <c:crosses val="autoZero"/>
        <c:crossBetween val="midCat"/>
        <c:majorUnit val="2.0000000000000004E-2"/>
        <c:minorUnit val="1.0000000000000002E-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4ED18-6727-47A4-87D7-E7A577F4C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5054</Words>
  <Characters>28813</Characters>
  <Application>Microsoft Office Word</Application>
  <DocSecurity>4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Macomber</dc:creator>
  <cp:keywords/>
  <dc:description/>
  <cp:lastModifiedBy>Greg Horvath</cp:lastModifiedBy>
  <cp:revision>2</cp:revision>
  <cp:lastPrinted>2021-07-26T13:42:00Z</cp:lastPrinted>
  <dcterms:created xsi:type="dcterms:W3CDTF">2023-08-29T17:38:00Z</dcterms:created>
  <dcterms:modified xsi:type="dcterms:W3CDTF">2023-08-29T17:38:00Z</dcterms:modified>
</cp:coreProperties>
</file>